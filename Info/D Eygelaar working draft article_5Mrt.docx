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BAE95" w14:textId="266878EB" w:rsidR="003128A8" w:rsidRDefault="0049049D" w:rsidP="008A21E5">
      <w:pPr>
        <w:jc w:val="both"/>
        <w:rPr>
          <w:b/>
        </w:rPr>
      </w:pPr>
      <w:r>
        <w:rPr>
          <w:b/>
        </w:rPr>
        <w:t>Analysis</w:t>
      </w:r>
      <w:r w:rsidR="00E14F4B" w:rsidRPr="00E14F4B">
        <w:rPr>
          <w:b/>
        </w:rPr>
        <w:t xml:space="preserve"> of germ line variants in cancer-related genes of </w:t>
      </w:r>
      <w:r w:rsidR="003104AE">
        <w:rPr>
          <w:b/>
        </w:rPr>
        <w:t xml:space="preserve">black female </w:t>
      </w:r>
      <w:r w:rsidR="008A21E5">
        <w:rPr>
          <w:b/>
        </w:rPr>
        <w:t xml:space="preserve">South </w:t>
      </w:r>
      <w:r w:rsidR="003128A8" w:rsidRPr="00E14F4B">
        <w:rPr>
          <w:b/>
        </w:rPr>
        <w:t>African</w:t>
      </w:r>
      <w:r w:rsidR="00E14F4B" w:rsidRPr="00E14F4B">
        <w:rPr>
          <w:b/>
        </w:rPr>
        <w:t xml:space="preserve"> breast cancer</w:t>
      </w:r>
      <w:r w:rsidR="003128A8" w:rsidRPr="00E14F4B">
        <w:rPr>
          <w:b/>
        </w:rPr>
        <w:t xml:space="preserve"> patients</w:t>
      </w:r>
    </w:p>
    <w:p w14:paraId="320B87BC" w14:textId="77777777" w:rsidR="00E14F4B" w:rsidRDefault="00E14F4B">
      <w:pPr>
        <w:rPr>
          <w:b/>
        </w:rPr>
      </w:pPr>
    </w:p>
    <w:p w14:paraId="7F630598" w14:textId="0BAE1054" w:rsidR="00E14F4B" w:rsidRDefault="00E14F4B" w:rsidP="00576A81">
      <w:pPr>
        <w:outlineLvl w:val="0"/>
        <w:rPr>
          <w:vertAlign w:val="superscript"/>
        </w:rPr>
      </w:pPr>
      <w:r>
        <w:t>Eygelaar, D.</w:t>
      </w:r>
      <w:r w:rsidRPr="00E14F4B">
        <w:rPr>
          <w:vertAlign w:val="superscript"/>
        </w:rPr>
        <w:t>1,</w:t>
      </w:r>
      <w:r w:rsidR="00771A2E">
        <w:rPr>
          <w:vertAlign w:val="superscript"/>
        </w:rPr>
        <w:t>2,</w:t>
      </w:r>
      <w:r w:rsidRPr="00E14F4B">
        <w:rPr>
          <w:vertAlign w:val="superscript"/>
        </w:rPr>
        <w:t>3</w:t>
      </w:r>
      <w:r>
        <w:t>, Jansen van Rensburg, E.</w:t>
      </w:r>
      <w:r w:rsidR="00C02CAC">
        <w:rPr>
          <w:vertAlign w:val="superscript"/>
        </w:rPr>
        <w:t>1</w:t>
      </w:r>
      <w:r w:rsidRPr="00E14F4B">
        <w:rPr>
          <w:vertAlign w:val="superscript"/>
        </w:rPr>
        <w:t>,3</w:t>
      </w:r>
      <w:r w:rsidR="004F7B79">
        <w:t xml:space="preserve"> and Joubert, F.</w:t>
      </w:r>
      <w:r w:rsidR="004F7B79" w:rsidRPr="00E14F4B">
        <w:rPr>
          <w:vertAlign w:val="superscript"/>
        </w:rPr>
        <w:t>1,</w:t>
      </w:r>
      <w:r w:rsidR="00771A2E">
        <w:rPr>
          <w:vertAlign w:val="superscript"/>
        </w:rPr>
        <w:t>2,</w:t>
      </w:r>
      <w:r w:rsidR="004F7B79" w:rsidRPr="00E14F4B">
        <w:rPr>
          <w:vertAlign w:val="superscript"/>
        </w:rPr>
        <w:t>3</w:t>
      </w:r>
    </w:p>
    <w:p w14:paraId="7D38D271" w14:textId="77777777" w:rsidR="00E14F4B" w:rsidRDefault="00E14F4B">
      <w:pPr>
        <w:rPr>
          <w:vertAlign w:val="superscript"/>
        </w:rPr>
      </w:pPr>
    </w:p>
    <w:p w14:paraId="473F4DBE" w14:textId="6B1F5101" w:rsidR="00C02CAC" w:rsidRDefault="00C02CAC">
      <w:pPr>
        <w:rPr>
          <w:vertAlign w:val="superscript"/>
        </w:rPr>
      </w:pPr>
      <w:r>
        <w:rPr>
          <w:vertAlign w:val="superscript"/>
        </w:rPr>
        <w:t>1</w:t>
      </w:r>
      <w:r>
        <w:t>Department of Genetics, Biochemistry and Microbiology, University of Pretoria, Pretoria 0001, South Africa.</w:t>
      </w:r>
    </w:p>
    <w:p w14:paraId="3F2F8F13" w14:textId="09E2EB05" w:rsidR="00E14F4B" w:rsidRPr="00C02CAC" w:rsidRDefault="00C02CAC">
      <w:pPr>
        <w:rPr>
          <w:vertAlign w:val="superscript"/>
        </w:rPr>
      </w:pPr>
      <w:r>
        <w:rPr>
          <w:vertAlign w:val="superscript"/>
        </w:rPr>
        <w:t>2</w:t>
      </w:r>
      <w:r w:rsidR="00E14F4B">
        <w:t xml:space="preserve">Centre for Bioinformatics and Computational Biology, University of Pretoria, Pretoria 0001, South Africa. </w:t>
      </w:r>
    </w:p>
    <w:p w14:paraId="6FB2AF1A" w14:textId="21BB9E36" w:rsidR="005155C7" w:rsidRPr="005155C7" w:rsidRDefault="005155C7">
      <w:r>
        <w:rPr>
          <w:vertAlign w:val="superscript"/>
        </w:rPr>
        <w:t>3</w:t>
      </w:r>
      <w:r>
        <w:t>Genomics Research Institute, University of Pretoria, Pretoria 0001, South Africa.</w:t>
      </w:r>
    </w:p>
    <w:p w14:paraId="6AF56324" w14:textId="77777777" w:rsidR="003128A8" w:rsidRDefault="003128A8"/>
    <w:p w14:paraId="62E95430" w14:textId="77777777" w:rsidR="003128A8" w:rsidRDefault="003128A8"/>
    <w:p w14:paraId="2C4F95DF" w14:textId="77777777" w:rsidR="003128A8" w:rsidRPr="00477D9F" w:rsidRDefault="003128A8" w:rsidP="00576A81">
      <w:pPr>
        <w:outlineLvl w:val="0"/>
        <w:rPr>
          <w:b/>
        </w:rPr>
      </w:pPr>
      <w:r w:rsidRPr="00477D9F">
        <w:rPr>
          <w:b/>
        </w:rPr>
        <w:t>Abstract</w:t>
      </w:r>
    </w:p>
    <w:p w14:paraId="0E40DD00" w14:textId="77777777" w:rsidR="003128A8" w:rsidRDefault="003128A8"/>
    <w:p w14:paraId="03366595" w14:textId="436B4392" w:rsidR="00D707D8" w:rsidRDefault="00AE251D" w:rsidP="00FF5026">
      <w:pPr>
        <w:jc w:val="both"/>
      </w:pPr>
      <w:r>
        <w:t>TBD.</w:t>
      </w:r>
      <w:r w:rsidR="00D707D8">
        <w:t xml:space="preserve"> </w:t>
      </w:r>
    </w:p>
    <w:p w14:paraId="70963779" w14:textId="77777777" w:rsidR="000967EB" w:rsidRDefault="000967EB"/>
    <w:p w14:paraId="696B11D4" w14:textId="2EF300D8" w:rsidR="003128A8" w:rsidRPr="00477D9F" w:rsidRDefault="005155C7" w:rsidP="00576A81">
      <w:pPr>
        <w:jc w:val="both"/>
        <w:outlineLvl w:val="0"/>
        <w:rPr>
          <w:b/>
        </w:rPr>
      </w:pPr>
      <w:r w:rsidRPr="00477D9F">
        <w:rPr>
          <w:b/>
        </w:rPr>
        <w:t>Introduction</w:t>
      </w:r>
    </w:p>
    <w:p w14:paraId="7F85A96D" w14:textId="77777777" w:rsidR="00477D9F" w:rsidRDefault="00477D9F" w:rsidP="009F2CA2">
      <w:pPr>
        <w:jc w:val="both"/>
      </w:pPr>
    </w:p>
    <w:p w14:paraId="6382740C" w14:textId="034FA5FD" w:rsidR="00F43D38" w:rsidRDefault="00F43D38" w:rsidP="009F2CA2">
      <w:pPr>
        <w:jc w:val="both"/>
        <w:rPr>
          <w:color w:val="000000" w:themeColor="text1"/>
        </w:rPr>
      </w:pPr>
      <w:r w:rsidRPr="00F43D38">
        <w:rPr>
          <w:color w:val="000000" w:themeColor="text1"/>
        </w:rPr>
        <w:t xml:space="preserve">Breast cancer has been reported numerous times as the most prominent cancer in women </w:t>
      </w:r>
      <w:r w:rsidR="00473DE5">
        <w:rPr>
          <w:color w:val="000000" w:themeColor="text1"/>
        </w:rPr>
        <w:fldChar w:fldCharType="begin">
          <w:fldData xml:space="preserve">PEVuZE5vdGU+PENpdGU+PEF1dGhvcj5Ub3JyZTwvQXV0aG9yPjxZZWFyPjIwMTU8L1llYXI+PFJl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</w:fldData>
        </w:fldChar>
      </w:r>
      <w:r w:rsidR="00CF2892">
        <w:rPr>
          <w:color w:val="000000" w:themeColor="text1"/>
        </w:rPr>
        <w:instrText xml:space="preserve"> ADDIN EN.CITE </w:instrText>
      </w:r>
      <w:r w:rsidR="00CF2892">
        <w:rPr>
          <w:color w:val="000000" w:themeColor="text1"/>
        </w:rPr>
        <w:fldChar w:fldCharType="begin">
          <w:fldData xml:space="preserve">PEVuZE5vdGU+PENpdGU+PEF1dGhvcj5Ub3JyZTwvQXV0aG9yPjxZZWFyPjIwMTU8L1llYXI+PFJl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</w:fldData>
        </w:fldChar>
      </w:r>
      <w:r w:rsidR="00CF2892">
        <w:rPr>
          <w:color w:val="000000" w:themeColor="text1"/>
        </w:rPr>
        <w:instrText xml:space="preserve"> ADDIN EN.CITE.DATA </w:instrText>
      </w:r>
      <w:r w:rsidR="00CF2892">
        <w:rPr>
          <w:color w:val="000000" w:themeColor="text1"/>
        </w:rPr>
      </w:r>
      <w:r w:rsidR="00CF2892">
        <w:rPr>
          <w:color w:val="000000" w:themeColor="text1"/>
        </w:rPr>
        <w:fldChar w:fldCharType="end"/>
      </w:r>
      <w:r w:rsidR="00473DE5">
        <w:rPr>
          <w:color w:val="000000" w:themeColor="text1"/>
        </w:rPr>
      </w:r>
      <w:r w:rsidR="00473DE5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1,2</w:t>
      </w:r>
      <w:r w:rsidR="00473DE5">
        <w:rPr>
          <w:color w:val="000000" w:themeColor="text1"/>
        </w:rPr>
        <w:fldChar w:fldCharType="end"/>
      </w:r>
      <w:r w:rsidRPr="00F43D38">
        <w:rPr>
          <w:color w:val="000000" w:themeColor="text1"/>
        </w:rPr>
        <w:t xml:space="preserve"> and is 100 times more likely to be identified in females compared to males </w:t>
      </w:r>
      <w:r w:rsidR="006C764A">
        <w:rPr>
          <w:color w:val="000000" w:themeColor="text1"/>
        </w:rPr>
        <w:fldChar w:fldCharType="begin">
          <w:fldData xml:space="preserve">PEVuZE5vdGU+PENpdGU+PEF1dGhvcj5Cb3JnZW48L0F1dGhvcj48WWVhcj4xOTkyPC9ZZWFyPjxS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</w:fldData>
        </w:fldChar>
      </w:r>
      <w:r w:rsidR="00CF2892">
        <w:rPr>
          <w:color w:val="000000" w:themeColor="text1"/>
        </w:rPr>
        <w:instrText xml:space="preserve"> ADDIN EN.CITE </w:instrText>
      </w:r>
      <w:r w:rsidR="00CF2892">
        <w:rPr>
          <w:color w:val="000000" w:themeColor="text1"/>
        </w:rPr>
        <w:fldChar w:fldCharType="begin">
          <w:fldData xml:space="preserve">PEVuZE5vdGU+PENpdGU+PEF1dGhvcj5Cb3JnZW48L0F1dGhvcj48WWVhcj4xOTkyPC9ZZWFyPjxS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</w:fldData>
        </w:fldChar>
      </w:r>
      <w:r w:rsidR="00CF2892">
        <w:rPr>
          <w:color w:val="000000" w:themeColor="text1"/>
        </w:rPr>
        <w:instrText xml:space="preserve"> ADDIN EN.CITE.DATA </w:instrText>
      </w:r>
      <w:r w:rsidR="00CF2892">
        <w:rPr>
          <w:color w:val="000000" w:themeColor="text1"/>
        </w:rPr>
      </w:r>
      <w:r w:rsidR="00CF2892">
        <w:rPr>
          <w:color w:val="000000" w:themeColor="text1"/>
        </w:rPr>
        <w:fldChar w:fldCharType="end"/>
      </w:r>
      <w:r w:rsidR="006C764A">
        <w:rPr>
          <w:color w:val="000000" w:themeColor="text1"/>
        </w:rPr>
      </w:r>
      <w:r w:rsidR="006C764A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3,4</w:t>
      </w:r>
      <w:r w:rsidR="006C764A">
        <w:rPr>
          <w:color w:val="000000" w:themeColor="text1"/>
        </w:rPr>
        <w:fldChar w:fldCharType="end"/>
      </w:r>
      <w:r w:rsidRPr="00F43D38">
        <w:rPr>
          <w:color w:val="000000" w:themeColor="text1"/>
        </w:rPr>
        <w:t xml:space="preserve">. Globally, breast cancer has been ranked as having the second highest incidence when compared to other cancers </w:t>
      </w:r>
      <w:r w:rsidR="006C764A">
        <w:rPr>
          <w:color w:val="000000" w:themeColor="text1"/>
        </w:rPr>
        <w:fldChar w:fldCharType="begin">
          <w:fldData xml:space="preserve">PEVuZE5vdGU+PENpdGU+PEF1dGhvcj5Ub3JyZTwvQXV0aG9yPjxZZWFyPjIwMTU8L1llYXI+PFJl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</w:fldData>
        </w:fldChar>
      </w:r>
      <w:r w:rsidR="00CF2892">
        <w:rPr>
          <w:color w:val="000000" w:themeColor="text1"/>
        </w:rPr>
        <w:instrText xml:space="preserve"> ADDIN EN.CITE </w:instrText>
      </w:r>
      <w:r w:rsidR="00CF2892">
        <w:rPr>
          <w:color w:val="000000" w:themeColor="text1"/>
        </w:rPr>
        <w:fldChar w:fldCharType="begin">
          <w:fldData xml:space="preserve">PEVuZE5vdGU+PENpdGU+PEF1dGhvcj5Ub3JyZTwvQXV0aG9yPjxZZWFyPjIwMTU8L1llYXI+PFJl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</w:fldData>
        </w:fldChar>
      </w:r>
      <w:r w:rsidR="00CF2892">
        <w:rPr>
          <w:color w:val="000000" w:themeColor="text1"/>
        </w:rPr>
        <w:instrText xml:space="preserve"> ADDIN EN.CITE.DATA </w:instrText>
      </w:r>
      <w:r w:rsidR="00CF2892">
        <w:rPr>
          <w:color w:val="000000" w:themeColor="text1"/>
        </w:rPr>
      </w:r>
      <w:r w:rsidR="00CF2892">
        <w:rPr>
          <w:color w:val="000000" w:themeColor="text1"/>
        </w:rPr>
        <w:fldChar w:fldCharType="end"/>
      </w:r>
      <w:r w:rsidR="006C764A">
        <w:rPr>
          <w:color w:val="000000" w:themeColor="text1"/>
        </w:rPr>
      </w:r>
      <w:r w:rsidR="006C764A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1</w:t>
      </w:r>
      <w:r w:rsidR="006C764A">
        <w:rPr>
          <w:color w:val="000000" w:themeColor="text1"/>
        </w:rPr>
        <w:fldChar w:fldCharType="end"/>
      </w:r>
      <w:r w:rsidRPr="00F43D38">
        <w:rPr>
          <w:color w:val="000000" w:themeColor="text1"/>
        </w:rPr>
        <w:t xml:space="preserve">. </w:t>
      </w:r>
      <w:r w:rsidR="00783B00">
        <w:rPr>
          <w:color w:val="000000" w:themeColor="text1"/>
        </w:rPr>
        <w:t>Until</w:t>
      </w:r>
      <w:r w:rsidRPr="00F43D38">
        <w:rPr>
          <w:color w:val="000000" w:themeColor="text1"/>
        </w:rPr>
        <w:t xml:space="preserve"> recently, breast cancer was rated</w:t>
      </w:r>
      <w:r w:rsidR="0064505C">
        <w:rPr>
          <w:color w:val="000000" w:themeColor="text1"/>
        </w:rPr>
        <w:t xml:space="preserve"> the </w:t>
      </w:r>
      <w:r w:rsidRPr="00F43D38">
        <w:rPr>
          <w:color w:val="000000" w:themeColor="text1"/>
        </w:rPr>
        <w:t xml:space="preserve">second </w:t>
      </w:r>
      <w:r w:rsidR="0064505C">
        <w:rPr>
          <w:color w:val="000000" w:themeColor="text1"/>
        </w:rPr>
        <w:t>most common</w:t>
      </w:r>
      <w:r w:rsidR="0058046F">
        <w:rPr>
          <w:color w:val="000000" w:themeColor="text1"/>
        </w:rPr>
        <w:t xml:space="preserve"> cancer</w:t>
      </w:r>
      <w:r w:rsidR="0064505C">
        <w:rPr>
          <w:color w:val="000000" w:themeColor="text1"/>
        </w:rPr>
        <w:t xml:space="preserve"> </w:t>
      </w:r>
      <w:r w:rsidRPr="00F43D38">
        <w:rPr>
          <w:color w:val="000000" w:themeColor="text1"/>
        </w:rPr>
        <w:t xml:space="preserve">in </w:t>
      </w:r>
      <w:r w:rsidR="00F96B91">
        <w:rPr>
          <w:color w:val="000000" w:themeColor="text1"/>
        </w:rPr>
        <w:t xml:space="preserve">North </w:t>
      </w:r>
      <w:r w:rsidRPr="00F43D38">
        <w:rPr>
          <w:color w:val="000000" w:themeColor="text1"/>
        </w:rPr>
        <w:t xml:space="preserve">America </w:t>
      </w:r>
      <w:r w:rsidR="006C764A">
        <w:rPr>
          <w:color w:val="000000" w:themeColor="text1"/>
        </w:rPr>
        <w:fldChar w:fldCharType="begin"/>
      </w:r>
      <w:r w:rsidR="00CF2892">
        <w:rPr>
          <w:color w:val="000000" w:themeColor="text1"/>
        </w:rPr>
        <w:instrText xml:space="preserve"> ADDIN EN.CITE &lt;EndNote&gt;&lt;Cite&gt;&lt;Author&gt;DeSantis&lt;/Author&gt;&lt;Year&gt;2014&lt;/Year&gt;&lt;RecNum&gt;13&lt;/RecNum&gt;&lt;DisplayText&gt;&lt;style face="superscript"&gt;5&lt;/style&gt;&lt;/DisplayText&gt;&lt;record&gt;&lt;rec-number&gt;13&lt;/rec-number&gt;&lt;foreign-keys&gt;&lt;key app="EN" db-id="pe2zzvva00pd9uet2s5ptrz5drtpx52vdvza" timestamp="1473336561"&gt;13&lt;/key&gt;&lt;key app="ENWeb" db-id=""&gt;0&lt;/key&gt;&lt;/foreign-keys&gt;&lt;ref-type name="Journal Article"&gt;17&lt;/ref-type&gt;&lt;contributors&gt;&lt;authors&gt;&lt;author&gt;DeSantis, C.&lt;/author&gt;&lt;author&gt;Ma, J.&lt;/author&gt;&lt;author&gt;Bryan, L.&lt;/author&gt;&lt;author&gt;Jemal, A.&lt;/author&gt;&lt;/authors&gt;&lt;/contributors&gt;&lt;auth-address&gt;Epidemiologist, Surveillance and Health Services Research, American Cancer Society, Atlanta, GA.&lt;/auth-address&gt;&lt;titles&gt;&lt;title&gt;Breast cancer statistics, 2013&lt;/title&gt;&lt;secondary-title&gt;CA Cancer J Clin&lt;/secondary-title&gt;&lt;/titles&gt;&lt;periodical&gt;&lt;full-title&gt;CA Cancer J Clin&lt;/full-title&gt;&lt;/periodical&gt;&lt;pages&gt;52-62&lt;/pages&gt;&lt;volume&gt;64&lt;/volume&gt;&lt;number&gt;1&lt;/number&gt;&lt;keywords&gt;&lt;keyword&gt;Adult&lt;/keyword&gt;&lt;keyword&gt;Aged&lt;/keyword&gt;&lt;keyword&gt;Breast Neoplasms/*epidemiology/ethnology/mortality&lt;/keyword&gt;&lt;keyword&gt;Female&lt;/keyword&gt;&lt;keyword&gt;Humans&lt;/keyword&gt;&lt;keyword&gt;Incidence&lt;/keyword&gt;&lt;keyword&gt;Middle Aged&lt;/keyword&gt;&lt;keyword&gt;Receptors, Estrogen/analysis&lt;/keyword&gt;&lt;keyword&gt;Time Factors&lt;/keyword&gt;&lt;keyword&gt;United States/epidemiology&lt;/keyword&gt;&lt;keyword&gt;breast neoplasms&lt;/keyword&gt;&lt;keyword&gt;epidemiology&lt;/keyword&gt;&lt;keyword&gt;health disparities&lt;/keyword&gt;&lt;keyword&gt;screening and early detection&lt;/keyword&gt;&lt;/keywords&gt;&lt;dates&gt;&lt;year&gt;2014&lt;/year&gt;&lt;pub-dates&gt;&lt;date&gt;Jan-Feb&lt;/date&gt;&lt;/pub-dates&gt;&lt;/dates&gt;&lt;isbn&gt;1542-4863 (Electronic)&amp;#xD;0007-9235 (Linking)&lt;/isbn&gt;&lt;accession-num&gt;24114568&lt;/accession-num&gt;&lt;urls&gt;&lt;related-urls&gt;&lt;url&gt;https://www.ncbi.nlm.nih.gov/pubmed/24114568&lt;/url&gt;&lt;/related-urls&gt;&lt;/urls&gt;&lt;electronic-resource-num&gt;10.3322/caac.21203&lt;/electronic-resource-num&gt;&lt;/record&gt;&lt;/Cite&gt;&lt;/EndNote&gt;</w:instrText>
      </w:r>
      <w:r w:rsidR="006C764A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5</w:t>
      </w:r>
      <w:r w:rsidR="006C764A">
        <w:rPr>
          <w:color w:val="000000" w:themeColor="text1"/>
        </w:rPr>
        <w:fldChar w:fldCharType="end"/>
      </w:r>
      <w:r w:rsidRPr="00F43D38">
        <w:rPr>
          <w:color w:val="000000" w:themeColor="text1"/>
        </w:rPr>
        <w:t xml:space="preserve"> but new estimates suggest that breast cancer will overtake lung cancer as the most prominent cancer </w:t>
      </w:r>
      <w:r w:rsidR="006C764A">
        <w:rPr>
          <w:color w:val="000000" w:themeColor="text1"/>
        </w:rPr>
        <w:fldChar w:fldCharType="begin"/>
      </w:r>
      <w:r w:rsidR="00CF2892">
        <w:rPr>
          <w:color w:val="000000" w:themeColor="text1"/>
        </w:rPr>
        <w:instrText xml:space="preserve"> ADDIN EN.CITE &lt;EndNote&gt;&lt;Cite&gt;&lt;Author&gt;Society&lt;/Author&gt;&lt;Year&gt;2016&lt;/Year&gt;&lt;RecNum&gt;175&lt;/RecNum&gt;&lt;DisplayText&gt;&lt;style face="superscript"&gt;6&lt;/style&gt;&lt;/DisplayText&gt;&lt;record&gt;&lt;rec-number&gt;175&lt;/rec-number&gt;&lt;foreign-keys&gt;&lt;key app="EN" db-id="pe2zzvva00pd9uet2s5ptrz5drtpx52vdvza" timestamp="1475494257"&gt;175&lt;/key&gt;&lt;key app="ENWeb" db-id=""&gt;0&lt;/key&gt;&lt;/foreign-keys&gt;&lt;ref-type name="Journal Article"&gt;17&lt;/ref-type&gt;&lt;contributors&gt;&lt;authors&gt;&lt;author&gt;American Cancer Society&lt;/author&gt;&lt;/authors&gt;&lt;/contributors&gt;&lt;titles&gt;&lt;title&gt;Cancer Facts &amp;amp; Figures 2016&lt;/title&gt;&lt;secondary-title&gt;American Cancer Society&lt;/secondary-title&gt;&lt;/titles&gt;&lt;periodical&gt;&lt;full-title&gt;American Cancer Society&lt;/full-title&gt;&lt;/periodical&gt;&lt;pages&gt;1-72&lt;/pages&gt;&lt;dates&gt;&lt;year&gt;2016&lt;/year&gt;&lt;/dates&gt;&lt;urls&gt;&lt;/urls&gt;&lt;/record&gt;&lt;/Cite&gt;&lt;/EndNote&gt;</w:instrText>
      </w:r>
      <w:r w:rsidR="006C764A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6</w:t>
      </w:r>
      <w:r w:rsidR="006C764A">
        <w:rPr>
          <w:color w:val="000000" w:themeColor="text1"/>
        </w:rPr>
        <w:fldChar w:fldCharType="end"/>
      </w:r>
      <w:r w:rsidRPr="00F43D38">
        <w:rPr>
          <w:color w:val="000000" w:themeColor="text1"/>
        </w:rPr>
        <w:t>.</w:t>
      </w:r>
      <w:r w:rsidR="00F96B91">
        <w:rPr>
          <w:color w:val="000000" w:themeColor="text1"/>
        </w:rPr>
        <w:t xml:space="preserve"> In South Africa, previous studies estimated a lifetime breast cancer risk </w:t>
      </w:r>
      <w:r w:rsidR="0064505C">
        <w:rPr>
          <w:color w:val="000000" w:themeColor="text1"/>
        </w:rPr>
        <w:t>for</w:t>
      </w:r>
      <w:r w:rsidR="00F96B91">
        <w:rPr>
          <w:color w:val="000000" w:themeColor="text1"/>
        </w:rPr>
        <w:t xml:space="preserve"> women of 1 in 28, with 0.7% of all deaths accounted for by breast cancer </w:t>
      </w:r>
      <w:r w:rsidR="00F96B91">
        <w:rPr>
          <w:color w:val="000000" w:themeColor="text1"/>
        </w:rPr>
        <w:fldChar w:fldCharType="begin"/>
      </w:r>
      <w:r w:rsidR="00CF2892">
        <w:rPr>
          <w:color w:val="000000" w:themeColor="text1"/>
        </w:rPr>
        <w:instrText xml:space="preserve"> ADDIN EN.CITE &lt;EndNote&gt;&lt;Cite&gt;&lt;Author&gt;Vorobiof&lt;/Author&gt;&lt;Year&gt;2001&lt;/Year&gt;&lt;RecNum&gt;243&lt;/RecNum&gt;&lt;DisplayText&gt;&lt;style face="superscript"&gt;7&lt;/style&gt;&lt;/DisplayText&gt;&lt;record&gt;&lt;rec-number&gt;243&lt;/rec-number&gt;&lt;foreign-keys&gt;&lt;key app="EN" db-id="pe2zzvva00pd9uet2s5ptrz5drtpx52vdvza" timestamp="1489139822"&gt;243&lt;/key&gt;&lt;/foreign-keys&gt;&lt;ref-type name="Journal Article"&gt;17&lt;/ref-type&gt;&lt;contributors&gt;&lt;authors&gt;&lt;author&gt;Vorobiof, D. A.&lt;/author&gt;&lt;author&gt;Sitas, F.&lt;/author&gt;&lt;author&gt;Vorobiof, G.&lt;/author&gt;&lt;/authors&gt;&lt;/contributors&gt;&lt;titles&gt;&lt;title&gt;Breast cancer incidence in South Africa&lt;/title&gt;&lt;secondary-title&gt;Journal of clinical oncology&lt;/secondary-title&gt;&lt;/titles&gt;&lt;periodical&gt;&lt;full-title&gt;Journal of clinical oncology&lt;/full-title&gt;&lt;/periodical&gt;&lt;pages&gt;125s-127s&lt;/pages&gt;&lt;volume&gt;19&lt;/volume&gt;&lt;number&gt;suppl 1&lt;/number&gt;&lt;dates&gt;&lt;year&gt;2001&lt;/year&gt;&lt;/dates&gt;&lt;isbn&gt;0732-183X&lt;/isbn&gt;&lt;urls&gt;&lt;/urls&gt;&lt;/record&gt;&lt;/Cite&gt;&lt;/EndNote&gt;</w:instrText>
      </w:r>
      <w:r w:rsidR="00F96B91">
        <w:rPr>
          <w:color w:val="000000" w:themeColor="text1"/>
        </w:rPr>
        <w:fldChar w:fldCharType="separate"/>
      </w:r>
      <w:r w:rsidR="00CF2892" w:rsidRPr="00CF2892">
        <w:rPr>
          <w:noProof/>
          <w:color w:val="000000" w:themeColor="text1"/>
          <w:vertAlign w:val="superscript"/>
        </w:rPr>
        <w:t>7</w:t>
      </w:r>
      <w:r w:rsidR="00F96B91">
        <w:rPr>
          <w:color w:val="000000" w:themeColor="text1"/>
        </w:rPr>
        <w:fldChar w:fldCharType="end"/>
      </w:r>
      <w:r w:rsidR="00F96B91">
        <w:rPr>
          <w:color w:val="000000" w:themeColor="text1"/>
        </w:rPr>
        <w:t>.</w:t>
      </w:r>
    </w:p>
    <w:p w14:paraId="19DC6F89" w14:textId="77777777" w:rsidR="00F43D38" w:rsidRDefault="00F43D38" w:rsidP="009F2CA2">
      <w:pPr>
        <w:jc w:val="both"/>
        <w:rPr>
          <w:color w:val="000000" w:themeColor="text1"/>
        </w:rPr>
      </w:pPr>
    </w:p>
    <w:p w14:paraId="04C8627B" w14:textId="22509EA2" w:rsidR="00770D00" w:rsidRDefault="00281AB3" w:rsidP="009F2CA2">
      <w:pPr>
        <w:jc w:val="both"/>
        <w:rPr>
          <w:color w:val="000000" w:themeColor="text1"/>
        </w:rPr>
      </w:pPr>
      <w:r>
        <w:rPr>
          <w:color w:val="000000" w:themeColor="text1"/>
        </w:rPr>
        <w:t>Regarding early-onset breast cancer (under the age of 40), research has shown that</w:t>
      </w:r>
      <w:r w:rsidR="00DB6F48">
        <w:rPr>
          <w:color w:val="000000" w:themeColor="text1"/>
        </w:rPr>
        <w:t xml:space="preserve"> the African American population has a high</w:t>
      </w:r>
      <w:r w:rsidR="00A01583">
        <w:rPr>
          <w:color w:val="000000" w:themeColor="text1"/>
        </w:rPr>
        <w:t>er</w:t>
      </w:r>
      <w:r w:rsidR="00DB6F48">
        <w:rPr>
          <w:color w:val="000000" w:themeColor="text1"/>
        </w:rPr>
        <w:t xml:space="preserve"> disproportionate burden of aggressive early-onset breast cancer</w:t>
      </w:r>
      <w:r w:rsidR="00A01583">
        <w:rPr>
          <w:color w:val="000000" w:themeColor="text1"/>
        </w:rPr>
        <w:t xml:space="preserve"> compared to other </w:t>
      </w:r>
      <w:r w:rsidR="00F22774">
        <w:rPr>
          <w:color w:val="000000" w:themeColor="text1"/>
        </w:rPr>
        <w:t>ethnical groups</w:t>
      </w:r>
      <w:r w:rsidR="00DB6F48">
        <w:rPr>
          <w:color w:val="000000" w:themeColor="text1"/>
        </w:rPr>
        <w:t xml:space="preserve"> </w:t>
      </w:r>
      <w:r w:rsidR="00DB6F48">
        <w:rPr>
          <w:color w:val="000000" w:themeColor="text1"/>
        </w:rPr>
        <w:fldChar w:fldCharType="begin">
          <w:fldData xml:space="preserve">PEVuZE5vdGU+PENpdGU+PEF1dGhvcj5DaHVycGVrPC9BdXRob3I+PFllYXI+MjAxNTwvWWVhcj48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</w:fldData>
        </w:fldChar>
      </w:r>
      <w:r w:rsidR="00F22774">
        <w:rPr>
          <w:color w:val="000000" w:themeColor="text1"/>
        </w:rPr>
        <w:instrText xml:space="preserve"> ADDIN EN.CITE </w:instrText>
      </w:r>
      <w:r w:rsidR="00F22774">
        <w:rPr>
          <w:color w:val="000000" w:themeColor="text1"/>
        </w:rPr>
        <w:fldChar w:fldCharType="begin">
          <w:fldData xml:space="preserve">PEVuZE5vdGU+PENpdGU+PEF1dGhvcj5DaHVycGVrPC9BdXRob3I+PFllYXI+MjAxNTwvWWVhcj48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</w:fldData>
        </w:fldChar>
      </w:r>
      <w:r w:rsidR="00F22774">
        <w:rPr>
          <w:color w:val="000000" w:themeColor="text1"/>
        </w:rPr>
        <w:instrText xml:space="preserve"> ADDIN EN.CITE.DATA </w:instrText>
      </w:r>
      <w:r w:rsidR="00F22774">
        <w:rPr>
          <w:color w:val="000000" w:themeColor="text1"/>
        </w:rPr>
      </w:r>
      <w:r w:rsidR="00F22774">
        <w:rPr>
          <w:color w:val="000000" w:themeColor="text1"/>
        </w:rPr>
        <w:fldChar w:fldCharType="end"/>
      </w:r>
      <w:r w:rsidR="00DB6F48">
        <w:rPr>
          <w:color w:val="000000" w:themeColor="text1"/>
        </w:rPr>
      </w:r>
      <w:r w:rsidR="00DB6F48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5,8,9</w:t>
      </w:r>
      <w:r w:rsidR="00DB6F48">
        <w:rPr>
          <w:color w:val="000000" w:themeColor="text1"/>
        </w:rPr>
        <w:fldChar w:fldCharType="end"/>
      </w:r>
      <w:r w:rsidR="00DB6F48">
        <w:rPr>
          <w:color w:val="000000" w:themeColor="text1"/>
        </w:rPr>
        <w:t xml:space="preserve"> and that</w:t>
      </w:r>
      <w:r>
        <w:rPr>
          <w:color w:val="000000" w:themeColor="text1"/>
        </w:rPr>
        <w:t xml:space="preserve"> 10-20% of these patients carried a BRCA1/BRCA2 mutation </w:t>
      </w:r>
      <w:r w:rsidR="00B74117">
        <w:rPr>
          <w:color w:val="000000" w:themeColor="text1"/>
        </w:rPr>
        <w:fldChar w:fldCharType="begin"/>
      </w:r>
      <w:r w:rsidR="00F22774">
        <w:rPr>
          <w:color w:val="000000" w:themeColor="text1"/>
        </w:rPr>
        <w:instrText xml:space="preserve"> ADDIN EN.CITE &lt;EndNote&gt;&lt;Cite&gt;&lt;Author&gt;Sundquist&lt;/Author&gt;&lt;Year&gt;2002&lt;/Year&gt;&lt;RecNum&gt;573&lt;/RecNum&gt;&lt;DisplayText&gt;&lt;style face="superscript"&gt;10&lt;/style&gt;&lt;/DisplayText&gt;&lt;record&gt;&lt;rec-number&gt;573&lt;/rec-number&gt;&lt;foreign-keys&gt;&lt;key app="EN" db-id="pe2zzvva00pd9uet2s5ptrz5drtpx52vdvza" timestamp="1545834499"&gt;573&lt;/key&gt;&lt;/foreign-keys&gt;&lt;ref-type name="Journal Article"&gt;17&lt;/ref-type&gt;&lt;contributors&gt;&lt;authors&gt;&lt;author&gt;Sundquist, M.&lt;/author&gt;&lt;author&gt;Thorstenson, S.&lt;/author&gt;&lt;author&gt;Brudin, L.&lt;/author&gt;&lt;author&gt;Wingren, S.&lt;/author&gt;&lt;author&gt;Nordenskjold, B.&lt;/author&gt;&lt;/authors&gt;&lt;/contributors&gt;&lt;auth-address&gt;Department of Surgery, County Hospital, Kalmar, Sweden. marie.sundqvist@mbox301.swipnet.se&lt;/auth-address&gt;&lt;titles&gt;&lt;title&gt;Incidence and prognosis in early onset breast cancer&lt;/title&gt;&lt;secondary-title&gt;Breast&lt;/secondary-title&gt;&lt;alt-title&gt;Breast (Edinburgh, Scotland)&lt;/alt-title&gt;&lt;/titles&gt;&lt;periodical&gt;&lt;full-title&gt;Breast&lt;/full-title&gt;&lt;abbr-1&gt;Breast (Edinburgh, Scotland)&lt;/abbr-1&gt;&lt;/periodical&gt;&lt;alt-periodical&gt;&lt;full-title&gt;Breast&lt;/full-title&gt;&lt;abbr-1&gt;Breast (Edinburgh, Scotland)&lt;/abbr-1&gt;&lt;/alt-periodical&gt;&lt;pages&gt;30-5&lt;/pages&gt;&lt;volume&gt;11&lt;/volume&gt;&lt;number&gt;1&lt;/number&gt;&lt;edition&gt;2004/02/18&lt;/edition&gt;&lt;dates&gt;&lt;year&gt;2002&lt;/year&gt;&lt;pub-dates&gt;&lt;date&gt;Feb&lt;/date&gt;&lt;/pub-dates&gt;&lt;/dates&gt;&lt;isbn&gt;0960-9776 (Print)&amp;#xD;0960-9776&lt;/isbn&gt;&lt;accession-num&gt;14965642&lt;/accession-num&gt;&lt;urls&gt;&lt;/urls&gt;&lt;electronic-resource-num&gt;10.1054/brst.2001.0358&lt;/electronic-resource-num&gt;&lt;remote-database-provider&gt;NLM&lt;/remote-database-provider&gt;&lt;language&gt;eng&lt;/language&gt;&lt;/record&gt;&lt;/Cite&gt;&lt;/EndNote&gt;</w:instrText>
      </w:r>
      <w:r w:rsidR="00B74117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10</w:t>
      </w:r>
      <w:r w:rsidR="00B74117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. </w:t>
      </w:r>
      <w:r w:rsidR="0087788B">
        <w:rPr>
          <w:color w:val="000000" w:themeColor="text1"/>
        </w:rPr>
        <w:t xml:space="preserve">While many studies on breast cancer </w:t>
      </w:r>
      <w:r w:rsidR="0041118C">
        <w:rPr>
          <w:color w:val="000000" w:themeColor="text1"/>
        </w:rPr>
        <w:t xml:space="preserve">susceptibility </w:t>
      </w:r>
      <w:r w:rsidR="0087788B">
        <w:rPr>
          <w:color w:val="000000" w:themeColor="text1"/>
        </w:rPr>
        <w:t xml:space="preserve">have focussed on </w:t>
      </w:r>
      <w:r w:rsidR="008F231A">
        <w:rPr>
          <w:color w:val="000000" w:themeColor="text1"/>
        </w:rPr>
        <w:t>variants</w:t>
      </w:r>
      <w:r w:rsidR="0087788B">
        <w:rPr>
          <w:color w:val="000000" w:themeColor="text1"/>
        </w:rPr>
        <w:t xml:space="preserve"> in the</w:t>
      </w:r>
      <w:r w:rsidR="00F105F0">
        <w:rPr>
          <w:color w:val="000000" w:themeColor="text1"/>
        </w:rPr>
        <w:t>se</w:t>
      </w:r>
      <w:r w:rsidR="0087788B">
        <w:rPr>
          <w:color w:val="000000" w:themeColor="text1"/>
        </w:rPr>
        <w:t xml:space="preserve"> </w:t>
      </w:r>
      <w:r w:rsidR="00CA03E3">
        <w:rPr>
          <w:color w:val="000000" w:themeColor="text1"/>
        </w:rPr>
        <w:t xml:space="preserve">high penetrance </w:t>
      </w:r>
      <w:r w:rsidR="0087788B">
        <w:rPr>
          <w:color w:val="000000" w:themeColor="text1"/>
        </w:rPr>
        <w:t xml:space="preserve">genes, </w:t>
      </w:r>
      <w:r w:rsidR="00201501">
        <w:rPr>
          <w:color w:val="000000" w:themeColor="text1"/>
        </w:rPr>
        <w:t xml:space="preserve">this report additionally focusses </w:t>
      </w:r>
      <w:r w:rsidR="009E1AB7">
        <w:rPr>
          <w:color w:val="000000" w:themeColor="text1"/>
        </w:rPr>
        <w:t>o</w:t>
      </w:r>
      <w:r w:rsidR="00201501">
        <w:rPr>
          <w:color w:val="000000" w:themeColor="text1"/>
        </w:rPr>
        <w:t xml:space="preserve">n the </w:t>
      </w:r>
      <w:r w:rsidR="00615D3F">
        <w:rPr>
          <w:color w:val="000000" w:themeColor="text1"/>
        </w:rPr>
        <w:t xml:space="preserve">genes </w:t>
      </w:r>
      <w:r w:rsidR="00BB4A22">
        <w:rPr>
          <w:color w:val="000000" w:themeColor="text1"/>
        </w:rPr>
        <w:t>related to breast cancer susceptibility</w:t>
      </w:r>
      <w:r w:rsidR="00615D3F">
        <w:rPr>
          <w:color w:val="000000" w:themeColor="text1"/>
        </w:rPr>
        <w:t xml:space="preserve"> </w:t>
      </w:r>
      <w:r w:rsidR="00E57CDE">
        <w:rPr>
          <w:color w:val="000000" w:themeColor="text1"/>
        </w:rPr>
        <w:t>and in</w:t>
      </w:r>
      <w:r w:rsidR="00615D3F">
        <w:rPr>
          <w:color w:val="000000" w:themeColor="text1"/>
        </w:rPr>
        <w:t>clude</w:t>
      </w:r>
      <w:r w:rsidR="0087788B">
        <w:rPr>
          <w:color w:val="000000" w:themeColor="text1"/>
        </w:rPr>
        <w:t xml:space="preserve"> </w:t>
      </w:r>
      <w:r w:rsidR="000A4425" w:rsidRPr="00C0382D">
        <w:rPr>
          <w:color w:val="000000" w:themeColor="text1"/>
        </w:rPr>
        <w:t xml:space="preserve">TP53 </w:t>
      </w:r>
      <w:r w:rsidR="000A4425">
        <w:rPr>
          <w:color w:val="000000" w:themeColor="text1"/>
        </w:rPr>
        <w:t xml:space="preserve">(high penetrance), </w:t>
      </w:r>
      <w:r w:rsidR="0087788B" w:rsidRPr="00C0382D">
        <w:rPr>
          <w:color w:val="000000" w:themeColor="text1"/>
        </w:rPr>
        <w:t xml:space="preserve">ATM, </w:t>
      </w:r>
      <w:r w:rsidR="000A4425" w:rsidRPr="00C0382D">
        <w:rPr>
          <w:color w:val="000000" w:themeColor="text1"/>
        </w:rPr>
        <w:t>CHEK2</w:t>
      </w:r>
      <w:r w:rsidR="000A4425">
        <w:rPr>
          <w:color w:val="000000" w:themeColor="text1"/>
        </w:rPr>
        <w:t xml:space="preserve">, </w:t>
      </w:r>
      <w:r w:rsidR="000A4425" w:rsidRPr="00C0382D">
        <w:rPr>
          <w:color w:val="000000" w:themeColor="text1"/>
        </w:rPr>
        <w:t>BRIP1</w:t>
      </w:r>
      <w:r w:rsidR="000A4425">
        <w:rPr>
          <w:color w:val="000000" w:themeColor="text1"/>
        </w:rPr>
        <w:t xml:space="preserve">, </w:t>
      </w:r>
      <w:r w:rsidR="000A4425" w:rsidRPr="00C0382D">
        <w:rPr>
          <w:color w:val="000000" w:themeColor="text1"/>
        </w:rPr>
        <w:t>PALB2</w:t>
      </w:r>
      <w:r w:rsidR="000A4425">
        <w:rPr>
          <w:color w:val="000000" w:themeColor="text1"/>
        </w:rPr>
        <w:t xml:space="preserve">, </w:t>
      </w:r>
      <w:r w:rsidR="000A4425" w:rsidRPr="00C0382D">
        <w:rPr>
          <w:color w:val="000000" w:themeColor="text1"/>
        </w:rPr>
        <w:t>RAD50</w:t>
      </w:r>
      <w:r w:rsidR="000A4425">
        <w:rPr>
          <w:color w:val="000000" w:themeColor="text1"/>
        </w:rPr>
        <w:t>, NBN</w:t>
      </w:r>
      <w:r w:rsidR="00D547B5">
        <w:rPr>
          <w:color w:val="000000" w:themeColor="text1"/>
        </w:rPr>
        <w:t>, RB1</w:t>
      </w:r>
      <w:r w:rsidR="000A4425">
        <w:rPr>
          <w:color w:val="000000" w:themeColor="text1"/>
        </w:rPr>
        <w:t xml:space="preserve"> (medium penetrance) and </w:t>
      </w:r>
      <w:r w:rsidR="000A4425" w:rsidRPr="00C0382D">
        <w:rPr>
          <w:color w:val="000000" w:themeColor="text1"/>
        </w:rPr>
        <w:t>PTEN</w:t>
      </w:r>
      <w:r w:rsidR="000A4425">
        <w:rPr>
          <w:color w:val="000000" w:themeColor="text1"/>
        </w:rPr>
        <w:t>,</w:t>
      </w:r>
      <w:r w:rsidR="000A4425" w:rsidRPr="00C0382D">
        <w:rPr>
          <w:color w:val="000000" w:themeColor="text1"/>
        </w:rPr>
        <w:t xml:space="preserve"> </w:t>
      </w:r>
      <w:r w:rsidR="000A4425">
        <w:rPr>
          <w:color w:val="000000" w:themeColor="text1"/>
        </w:rPr>
        <w:t>RAD51C,</w:t>
      </w:r>
      <w:r w:rsidR="000A4425" w:rsidRPr="00C0382D">
        <w:rPr>
          <w:color w:val="000000" w:themeColor="text1"/>
        </w:rPr>
        <w:t xml:space="preserve"> </w:t>
      </w:r>
      <w:r w:rsidR="0087788B" w:rsidRPr="00C0382D">
        <w:rPr>
          <w:color w:val="000000" w:themeColor="text1"/>
        </w:rPr>
        <w:t xml:space="preserve">BARD1, </w:t>
      </w:r>
      <w:r w:rsidR="000A4425" w:rsidRPr="00C0382D">
        <w:rPr>
          <w:color w:val="000000" w:themeColor="text1"/>
        </w:rPr>
        <w:t>STK11</w:t>
      </w:r>
      <w:r w:rsidR="0087788B" w:rsidRPr="00C0382D">
        <w:rPr>
          <w:color w:val="000000" w:themeColor="text1"/>
        </w:rPr>
        <w:t>, CDH1</w:t>
      </w:r>
      <w:r w:rsidR="000A4425">
        <w:rPr>
          <w:color w:val="000000" w:themeColor="text1"/>
        </w:rPr>
        <w:t xml:space="preserve"> (low penetrance) </w:t>
      </w:r>
      <w:r w:rsidR="00C0382D" w:rsidRPr="00C0382D">
        <w:rPr>
          <w:color w:val="000000" w:themeColor="text1"/>
        </w:rPr>
        <w:fldChar w:fldCharType="begin"/>
      </w:r>
      <w:r w:rsidR="00F22774">
        <w:rPr>
          <w:color w:val="000000" w:themeColor="text1"/>
        </w:rPr>
        <w:instrText xml:space="preserve"> ADDIN EN.CITE &lt;EndNote&gt;&lt;Cite&gt;&lt;Author&gt;Wiesmüller&lt;/Author&gt;&lt;Year&gt;2011&lt;/Year&gt;&lt;RecNum&gt;399&lt;/RecNum&gt;&lt;DisplayText&gt;&lt;style face="superscript"&gt;11&lt;/style&gt;&lt;/DisplayText&gt;&lt;record&gt;&lt;rec-number&gt;399&lt;/rec-number&gt;&lt;foreign-keys&gt;&lt;key app="EN" db-id="pe2zzvva00pd9uet2s5ptrz5drtpx52vdvza" timestamp="1534255208"&gt;399&lt;/key&gt;&lt;/foreign-keys&gt;&lt;ref-type name="Book Section"&gt;5&lt;/ref-type&gt;&lt;contributors&gt;&lt;authors&gt;&lt;author&gt;Wiesmüller, L&lt;/author&gt;&lt;/authors&gt;&lt;secondary-authors&gt;&lt;author&gt;Schwab, M&lt;/author&gt;&lt;/secondary-authors&gt;&lt;/contributors&gt;&lt;titles&gt;&lt;title&gt;Breast Cancer Susceptibility Genes&lt;/title&gt;&lt;secondary-title&gt;Encyclopedia of Cancer&lt;/secondary-title&gt;&lt;/titles&gt;&lt;dates&gt;&lt;year&gt;2011&lt;/year&gt;&lt;/dates&gt;&lt;pub-location&gt;Berlin &amp;amp; Heidelberg&lt;/pub-location&gt;&lt;publisher&gt;SpringerLink&lt;/publisher&gt;&lt;urls&gt;&lt;related-urls&gt;&lt;url&gt;https://link.springer.com/referenceworkentry/10.1007%2F978-3-642-16483-5_6619&lt;/url&gt;&lt;/related-urls&gt;&lt;/urls&gt;&lt;electronic-resource-num&gt;https://doi.org/10.1007/978-3-642-16483-5_6619&lt;/electronic-resource-num&gt;&lt;/record&gt;&lt;/Cite&gt;&lt;/EndNote&gt;</w:instrText>
      </w:r>
      <w:r w:rsidR="00C0382D" w:rsidRPr="00C0382D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11</w:t>
      </w:r>
      <w:r w:rsidR="00C0382D" w:rsidRPr="00C0382D">
        <w:rPr>
          <w:color w:val="000000" w:themeColor="text1"/>
        </w:rPr>
        <w:fldChar w:fldCharType="end"/>
      </w:r>
      <w:r w:rsidR="00C0382D" w:rsidRPr="00C0382D">
        <w:rPr>
          <w:color w:val="000000" w:themeColor="text1"/>
        </w:rPr>
        <w:t>.</w:t>
      </w:r>
      <w:r w:rsidR="0012351E" w:rsidRPr="00C0382D">
        <w:rPr>
          <w:color w:val="000000" w:themeColor="text1"/>
        </w:rPr>
        <w:t xml:space="preserve">  </w:t>
      </w:r>
      <w:r w:rsidR="00C338B0">
        <w:rPr>
          <w:color w:val="000000" w:themeColor="text1"/>
        </w:rPr>
        <w:t>I</w:t>
      </w:r>
      <w:r w:rsidR="0087788B">
        <w:rPr>
          <w:color w:val="000000" w:themeColor="text1"/>
        </w:rPr>
        <w:t xml:space="preserve">t has become clear that </w:t>
      </w:r>
      <w:r w:rsidR="00581677">
        <w:rPr>
          <w:color w:val="000000" w:themeColor="text1"/>
        </w:rPr>
        <w:t>distinct</w:t>
      </w:r>
      <w:r w:rsidR="005F3B69">
        <w:rPr>
          <w:color w:val="000000" w:themeColor="text1"/>
        </w:rPr>
        <w:t xml:space="preserve"> </w:t>
      </w:r>
      <w:r w:rsidR="00581677">
        <w:rPr>
          <w:color w:val="000000" w:themeColor="text1"/>
        </w:rPr>
        <w:t>population</w:t>
      </w:r>
      <w:r w:rsidR="0087788B">
        <w:rPr>
          <w:color w:val="000000" w:themeColor="text1"/>
        </w:rPr>
        <w:t xml:space="preserve"> groups may be influenced by differing </w:t>
      </w:r>
      <w:r w:rsidR="008F231A">
        <w:rPr>
          <w:color w:val="000000" w:themeColor="text1"/>
        </w:rPr>
        <w:t>variants</w:t>
      </w:r>
      <w:r w:rsidR="0087788B">
        <w:rPr>
          <w:color w:val="000000" w:themeColor="text1"/>
        </w:rPr>
        <w:t xml:space="preserve"> </w:t>
      </w:r>
      <w:r w:rsidR="0087788B">
        <w:rPr>
          <w:color w:val="000000" w:themeColor="text1"/>
        </w:rPr>
        <w:fldChar w:fldCharType="begin"/>
      </w:r>
      <w:r w:rsidR="00F22774">
        <w:rPr>
          <w:color w:val="000000" w:themeColor="text1"/>
        </w:rPr>
        <w:instrText xml:space="preserve"> ADDIN EN.CITE &lt;EndNote&gt;&lt;Cite&gt;&lt;Author&gt;Neuhausen&lt;/Author&gt;&lt;Year&gt;2000&lt;/Year&gt;&lt;RecNum&gt;107&lt;/RecNum&gt;&lt;DisplayText&gt;&lt;style face="superscript"&gt;12&lt;/style&gt;&lt;/DisplayText&gt;&lt;record&gt;&lt;rec-number&gt;107&lt;/rec-number&gt;&lt;foreign-keys&gt;&lt;key app="EN" db-id="pe2zzvva00pd9uet2s5ptrz5drtpx52vdvza" timestamp="1473759574"&gt;107&lt;/key&gt;&lt;key app="ENWeb" db-id=""&gt;0&lt;/key&gt;&lt;/foreign-keys&gt;&lt;ref-type name="Journal Article"&gt;17&lt;/ref-type&gt;&lt;contributors&gt;&lt;authors&gt;&lt;author&gt;Neuhausen, S. L.&lt;/author&gt;&lt;/authors&gt;&lt;/contributors&gt;&lt;titles&gt;&lt;title&gt;Founder populations and their uses for breast cancer genetics&lt;/title&gt;&lt;secondary-title&gt;Breast Cancer Res&lt;/secondary-title&gt;&lt;/titles&gt;&lt;periodical&gt;&lt;full-title&gt;Breast Cancer Res&lt;/full-title&gt;&lt;/periodical&gt;&lt;pages&gt;77-81&lt;/pages&gt;&lt;volume&gt;2&lt;/volume&gt;&lt;number&gt;1&lt;/number&gt;&lt;dates&gt;&lt;year&gt;2000&lt;/year&gt;&lt;/dates&gt;&lt;urls&gt;&lt;/urls&gt;&lt;/record&gt;&lt;/Cite&gt;&lt;/EndNote&gt;</w:instrText>
      </w:r>
      <w:r w:rsidR="0087788B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12</w:t>
      </w:r>
      <w:r w:rsidR="0087788B">
        <w:rPr>
          <w:color w:val="000000" w:themeColor="text1"/>
        </w:rPr>
        <w:fldChar w:fldCharType="end"/>
      </w:r>
      <w:r w:rsidR="0087788B" w:rsidRPr="004E4368">
        <w:rPr>
          <w:color w:val="000000" w:themeColor="text1"/>
        </w:rPr>
        <w:t>.</w:t>
      </w:r>
      <w:r w:rsidR="0087788B">
        <w:rPr>
          <w:color w:val="000000" w:themeColor="text1"/>
        </w:rPr>
        <w:t xml:space="preserve"> The </w:t>
      </w:r>
      <w:r w:rsidR="00553818">
        <w:rPr>
          <w:color w:val="000000" w:themeColor="text1"/>
        </w:rPr>
        <w:t xml:space="preserve">major </w:t>
      </w:r>
      <w:r w:rsidR="0087788B">
        <w:rPr>
          <w:color w:val="000000" w:themeColor="text1"/>
        </w:rPr>
        <w:t xml:space="preserve">available resources represent data primarily from European populations, together with some Asian populations. </w:t>
      </w:r>
      <w:r w:rsidR="00D6602A">
        <w:rPr>
          <w:color w:val="000000" w:themeColor="text1"/>
        </w:rPr>
        <w:t>S</w:t>
      </w:r>
      <w:r w:rsidR="0087788B">
        <w:rPr>
          <w:color w:val="000000" w:themeColor="text1"/>
        </w:rPr>
        <w:t>ome studies have included African American populations,</w:t>
      </w:r>
      <w:r w:rsidR="00D74CBB">
        <w:rPr>
          <w:color w:val="000000" w:themeColor="text1"/>
        </w:rPr>
        <w:t xml:space="preserve"> but</w:t>
      </w:r>
      <w:r w:rsidR="0087788B">
        <w:rPr>
          <w:color w:val="000000" w:themeColor="text1"/>
        </w:rPr>
        <w:t xml:space="preserve"> this data can be difficult to interpret in an African context due to extensively varying degrees of admixture</w:t>
      </w:r>
      <w:r w:rsidR="00944D3E">
        <w:rPr>
          <w:color w:val="000000" w:themeColor="text1"/>
        </w:rPr>
        <w:t xml:space="preserve"> in the groups involved</w:t>
      </w:r>
      <w:r w:rsidR="0087788B">
        <w:rPr>
          <w:color w:val="000000" w:themeColor="text1"/>
        </w:rPr>
        <w:t>. In general, cancer-related variant information is very scarce for African populations</w:t>
      </w:r>
      <w:r w:rsidR="004D7449">
        <w:rPr>
          <w:color w:val="000000" w:themeColor="text1"/>
        </w:rPr>
        <w:t xml:space="preserve"> </w:t>
      </w:r>
      <w:r w:rsidR="004D7449">
        <w:rPr>
          <w:color w:val="000000" w:themeColor="text1"/>
        </w:rPr>
        <w:fldChar w:fldCharType="begin"/>
      </w:r>
      <w:r w:rsidR="00F22774">
        <w:rPr>
          <w:color w:val="000000" w:themeColor="text1"/>
        </w:rPr>
        <w:instrText xml:space="preserve"> ADDIN EN.CITE &lt;EndNote&gt;&lt;Cite&gt;&lt;Author&gt;Abbad&lt;/Author&gt;&lt;Year&gt;2018&lt;/Year&gt;&lt;RecNum&gt;401&lt;/RecNum&gt;&lt;DisplayText&gt;&lt;style face="superscript"&gt;13&lt;/style&gt;&lt;/DisplayText&gt;&lt;record&gt;&lt;rec-number&gt;401&lt;/rec-number&gt;&lt;foreign-keys&gt;&lt;key app="EN" db-id="pe2zzvva00pd9uet2s5ptrz5drtpx52vdvza" timestamp="1534256158"&gt;401&lt;/key&gt;&lt;/foreign-keys&gt;&lt;ref-type name="Journal Article"&gt;17&lt;/ref-type&gt;&lt;contributors&gt;&lt;authors&gt;&lt;author&gt;Abbad, A &lt;/author&gt;&lt;author&gt;Baba, H &lt;/author&gt;&lt;author&gt;Dehbi, H &lt;/author&gt;&lt;author&gt;Elmessaoudi-Idrissi, M&lt;/author&gt;&lt;author&gt;Elyazghi, Z&lt;/author&gt;&lt;author&gt;Abidi, O&lt;/author&gt;&lt;author&gt;Radouani, F&lt;/author&gt;&lt;/authors&gt;&lt;/contributors&gt;&lt;titles&gt;&lt;title&gt;Genetics of breast cancer in African populations: A literature review.&lt;/title&gt;&lt;secondary-title&gt;Global Health, Epidemiology and Genomics&lt;/secondary-title&gt;&lt;/titles&gt;&lt;periodical&gt;&lt;full-title&gt;Global Health, Epidemiology and Genomics&lt;/full-title&gt;&lt;/periodical&gt;&lt;pages&gt;E8&lt;/pages&gt;&lt;volume&gt;3&lt;/volume&gt;&lt;dates&gt;&lt;year&gt;2018&lt;/year&gt;&lt;/dates&gt;&lt;urls&gt;&lt;/urls&gt;&lt;electronic-resource-num&gt;doi:10.1017/gheg.2018.8&lt;/electronic-resource-num&gt;&lt;/record&gt;&lt;/Cite&gt;&lt;/EndNote&gt;</w:instrText>
      </w:r>
      <w:r w:rsidR="004D7449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13</w:t>
      </w:r>
      <w:r w:rsidR="004D7449">
        <w:rPr>
          <w:color w:val="000000" w:themeColor="text1"/>
        </w:rPr>
        <w:fldChar w:fldCharType="end"/>
      </w:r>
      <w:r w:rsidR="0087788B">
        <w:rPr>
          <w:color w:val="000000" w:themeColor="text1"/>
        </w:rPr>
        <w:t xml:space="preserve">. </w:t>
      </w:r>
      <w:r w:rsidR="00B47B2B">
        <w:rPr>
          <w:color w:val="000000" w:themeColor="text1"/>
        </w:rPr>
        <w:t>While there are some papers available on founder populations in white Afrikaners i</w:t>
      </w:r>
      <w:r w:rsidR="0087788B">
        <w:rPr>
          <w:color w:val="000000" w:themeColor="text1"/>
        </w:rPr>
        <w:t>n South Africa</w:t>
      </w:r>
      <w:r w:rsidR="00B47B2B">
        <w:rPr>
          <w:color w:val="000000" w:themeColor="text1"/>
        </w:rPr>
        <w:t xml:space="preserve"> </w:t>
      </w:r>
      <w:r w:rsidR="00771D81">
        <w:rPr>
          <w:color w:val="000000" w:themeColor="text1"/>
        </w:rPr>
        <w:fldChar w:fldCharType="begin">
          <w:fldData xml:space="preserve">PEVuZE5vdGU+PENpdGU+PEF1dGhvcj5SZWV2ZXM8L0F1dGhvcj48WWVhcj4yMDA0PC9ZZWFyPjxS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</w:fldData>
        </w:fldChar>
      </w:r>
      <w:r w:rsidR="00F22774">
        <w:rPr>
          <w:color w:val="000000" w:themeColor="text1"/>
        </w:rPr>
        <w:instrText xml:space="preserve"> ADDIN EN.CITE </w:instrText>
      </w:r>
      <w:r w:rsidR="00F22774">
        <w:rPr>
          <w:color w:val="000000" w:themeColor="text1"/>
        </w:rPr>
        <w:fldChar w:fldCharType="begin">
          <w:fldData xml:space="preserve">PEVuZE5vdGU+PENpdGU+PEF1dGhvcj5SZWV2ZXM8L0F1dGhvcj48WWVhcj4yMDA0PC9ZZWFyPjxS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</w:fldData>
        </w:fldChar>
      </w:r>
      <w:r w:rsidR="00F22774">
        <w:rPr>
          <w:color w:val="000000" w:themeColor="text1"/>
        </w:rPr>
        <w:instrText xml:space="preserve"> ADDIN EN.CITE.DATA </w:instrText>
      </w:r>
      <w:r w:rsidR="00F22774">
        <w:rPr>
          <w:color w:val="000000" w:themeColor="text1"/>
        </w:rPr>
      </w:r>
      <w:r w:rsidR="00F22774">
        <w:rPr>
          <w:color w:val="000000" w:themeColor="text1"/>
        </w:rPr>
        <w:fldChar w:fldCharType="end"/>
      </w:r>
      <w:r w:rsidR="00771D81">
        <w:rPr>
          <w:color w:val="000000" w:themeColor="text1"/>
        </w:rPr>
      </w:r>
      <w:r w:rsidR="00771D81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14</w:t>
      </w:r>
      <w:r w:rsidR="00771D81">
        <w:rPr>
          <w:color w:val="000000" w:themeColor="text1"/>
        </w:rPr>
        <w:fldChar w:fldCharType="end"/>
      </w:r>
      <w:r w:rsidR="0087788B">
        <w:rPr>
          <w:color w:val="000000" w:themeColor="text1"/>
        </w:rPr>
        <w:t xml:space="preserve">, </w:t>
      </w:r>
      <w:r w:rsidR="00B47B2B">
        <w:rPr>
          <w:color w:val="000000" w:themeColor="text1"/>
        </w:rPr>
        <w:t xml:space="preserve">most </w:t>
      </w:r>
      <w:r w:rsidR="0012351E">
        <w:rPr>
          <w:color w:val="000000" w:themeColor="text1"/>
        </w:rPr>
        <w:t xml:space="preserve">previous </w:t>
      </w:r>
      <w:r w:rsidR="00B47B2B">
        <w:rPr>
          <w:color w:val="000000" w:themeColor="text1"/>
        </w:rPr>
        <w:t xml:space="preserve">South African </w:t>
      </w:r>
      <w:r w:rsidR="0012351E">
        <w:rPr>
          <w:color w:val="000000" w:themeColor="text1"/>
        </w:rPr>
        <w:t xml:space="preserve">studies </w:t>
      </w:r>
      <w:r w:rsidR="00BC5933">
        <w:rPr>
          <w:color w:val="000000" w:themeColor="text1"/>
        </w:rPr>
        <w:t>on black female c</w:t>
      </w:r>
      <w:r w:rsidR="00944D3E">
        <w:rPr>
          <w:color w:val="000000" w:themeColor="text1"/>
        </w:rPr>
        <w:t>o</w:t>
      </w:r>
      <w:r w:rsidR="00BC5933">
        <w:rPr>
          <w:color w:val="000000" w:themeColor="text1"/>
        </w:rPr>
        <w:t xml:space="preserve">horts </w:t>
      </w:r>
      <w:r w:rsidR="0012351E">
        <w:rPr>
          <w:color w:val="000000" w:themeColor="text1"/>
        </w:rPr>
        <w:t xml:space="preserve">have focussed </w:t>
      </w:r>
      <w:r w:rsidR="00B47B2B">
        <w:rPr>
          <w:color w:val="000000" w:themeColor="text1"/>
        </w:rPr>
        <w:t xml:space="preserve">primarily </w:t>
      </w:r>
      <w:r w:rsidR="0012351E">
        <w:rPr>
          <w:color w:val="000000" w:themeColor="text1"/>
        </w:rPr>
        <w:t xml:space="preserve">on BRCA1 and BRCA2 </w:t>
      </w:r>
      <w:r w:rsidR="008F231A">
        <w:rPr>
          <w:color w:val="000000" w:themeColor="text1"/>
        </w:rPr>
        <w:t>variants</w:t>
      </w:r>
      <w:r w:rsidR="00046792">
        <w:rPr>
          <w:color w:val="000000" w:themeColor="text1"/>
        </w:rPr>
        <w:t>, with some studies on other single genes</w:t>
      </w:r>
      <w:r w:rsidR="0012351E">
        <w:rPr>
          <w:color w:val="000000" w:themeColor="text1"/>
        </w:rPr>
        <w:t xml:space="preserve"> </w:t>
      </w:r>
      <w:r w:rsidR="0012351E">
        <w:rPr>
          <w:color w:val="000000" w:themeColor="text1"/>
        </w:rPr>
        <w:fldChar w:fldCharType="begin">
          <w:fldData xml:space="preserve">PEVuZE5vdGU+PENpdGU+PEF1dGhvcj5DbGFlczwvQXV0aG9yPjxZZWFyPjE5OTk8L1llYXI+PFJl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==
</w:fldData>
        </w:fldChar>
      </w:r>
      <w:r w:rsidR="00F22774">
        <w:rPr>
          <w:color w:val="000000" w:themeColor="text1"/>
        </w:rPr>
        <w:instrText xml:space="preserve"> ADDIN EN.CITE </w:instrText>
      </w:r>
      <w:r w:rsidR="00F22774">
        <w:rPr>
          <w:color w:val="000000" w:themeColor="text1"/>
        </w:rPr>
        <w:fldChar w:fldCharType="begin">
          <w:fldData xml:space="preserve">PEVuZE5vdGU+PENpdGU+PEF1dGhvcj5DbGFlczwvQXV0aG9yPjxZZWFyPjE5OTk8L1llYXI+PFJl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==
</w:fldData>
        </w:fldChar>
      </w:r>
      <w:r w:rsidR="00F22774">
        <w:rPr>
          <w:color w:val="000000" w:themeColor="text1"/>
        </w:rPr>
        <w:instrText xml:space="preserve"> ADDIN EN.CITE.DATA </w:instrText>
      </w:r>
      <w:r w:rsidR="00F22774">
        <w:rPr>
          <w:color w:val="000000" w:themeColor="text1"/>
        </w:rPr>
      </w:r>
      <w:r w:rsidR="00F22774">
        <w:rPr>
          <w:color w:val="000000" w:themeColor="text1"/>
        </w:rPr>
        <w:fldChar w:fldCharType="end"/>
      </w:r>
      <w:r w:rsidR="0012351E">
        <w:rPr>
          <w:color w:val="000000" w:themeColor="text1"/>
        </w:rPr>
      </w:r>
      <w:r w:rsidR="0012351E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15-17</w:t>
      </w:r>
      <w:r w:rsidR="0012351E">
        <w:rPr>
          <w:color w:val="000000" w:themeColor="text1"/>
        </w:rPr>
        <w:fldChar w:fldCharType="end"/>
      </w:r>
      <w:r w:rsidR="0012351E">
        <w:rPr>
          <w:color w:val="000000" w:themeColor="text1"/>
        </w:rPr>
        <w:t>.</w:t>
      </w:r>
      <w:r w:rsidR="00216FFC">
        <w:rPr>
          <w:color w:val="000000" w:themeColor="text1"/>
        </w:rPr>
        <w:t xml:space="preserve"> </w:t>
      </w:r>
      <w:r w:rsidR="00553818">
        <w:rPr>
          <w:color w:val="000000" w:themeColor="text1"/>
        </w:rPr>
        <w:t xml:space="preserve">Recently, </w:t>
      </w:r>
      <w:r w:rsidR="005F12CC">
        <w:rPr>
          <w:color w:val="000000" w:themeColor="text1"/>
        </w:rPr>
        <w:t xml:space="preserve">other </w:t>
      </w:r>
      <w:r w:rsidR="00553818">
        <w:rPr>
          <w:color w:val="000000" w:themeColor="text1"/>
        </w:rPr>
        <w:t>researchers</w:t>
      </w:r>
      <w:r w:rsidR="005F12CC">
        <w:rPr>
          <w:color w:val="000000" w:themeColor="text1"/>
        </w:rPr>
        <w:t xml:space="preserve"> </w:t>
      </w:r>
      <w:r w:rsidR="00553818">
        <w:rPr>
          <w:color w:val="000000" w:themeColor="text1"/>
        </w:rPr>
        <w:t xml:space="preserve">have also embarked </w:t>
      </w:r>
      <w:r w:rsidR="00F443F5">
        <w:rPr>
          <w:color w:val="000000" w:themeColor="text1"/>
        </w:rPr>
        <w:t xml:space="preserve">on </w:t>
      </w:r>
      <w:r w:rsidR="005F12CC">
        <w:rPr>
          <w:color w:val="000000" w:themeColor="text1"/>
        </w:rPr>
        <w:t xml:space="preserve">studying </w:t>
      </w:r>
      <w:r w:rsidR="00553818">
        <w:rPr>
          <w:color w:val="000000" w:themeColor="text1"/>
        </w:rPr>
        <w:t xml:space="preserve">unique </w:t>
      </w:r>
      <w:r w:rsidR="005F12CC">
        <w:rPr>
          <w:color w:val="000000" w:themeColor="text1"/>
        </w:rPr>
        <w:t xml:space="preserve">variants in </w:t>
      </w:r>
      <w:r w:rsidR="00553818">
        <w:rPr>
          <w:color w:val="000000" w:themeColor="text1"/>
        </w:rPr>
        <w:t xml:space="preserve">populations with </w:t>
      </w:r>
      <w:r w:rsidR="005F12CC">
        <w:rPr>
          <w:color w:val="000000" w:themeColor="text1"/>
        </w:rPr>
        <w:t xml:space="preserve">under-represented </w:t>
      </w:r>
      <w:r w:rsidR="00553818">
        <w:rPr>
          <w:color w:val="000000" w:themeColor="text1"/>
        </w:rPr>
        <w:t>genomic data</w:t>
      </w:r>
      <w:r w:rsidR="005F12CC">
        <w:rPr>
          <w:color w:val="000000" w:themeColor="text1"/>
        </w:rPr>
        <w:t xml:space="preserve"> </w:t>
      </w:r>
      <w:r w:rsidR="005F12CC">
        <w:rPr>
          <w:color w:val="000000" w:themeColor="text1"/>
        </w:rPr>
        <w:fldChar w:fldCharType="begin">
          <w:fldData xml:space="preserve">PEVuZE5vdGU+PENpdGU+PEF1dGhvcj5OZzwvQXV0aG9yPjxZZWFyPjIwMTY8L1llYXI+PFJlY051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==
</w:fldData>
        </w:fldChar>
      </w:r>
      <w:r w:rsidR="00F22774">
        <w:rPr>
          <w:color w:val="000000" w:themeColor="text1"/>
        </w:rPr>
        <w:instrText xml:space="preserve"> ADDIN EN.CITE </w:instrText>
      </w:r>
      <w:r w:rsidR="00F22774">
        <w:rPr>
          <w:color w:val="000000" w:themeColor="text1"/>
        </w:rPr>
        <w:fldChar w:fldCharType="begin">
          <w:fldData xml:space="preserve">PEVuZE5vdGU+PENpdGU+PEF1dGhvcj5OZzwvQXV0aG9yPjxZZWFyPjIwMTY8L1llYXI+PFJlY051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==
</w:fldData>
        </w:fldChar>
      </w:r>
      <w:r w:rsidR="00F22774">
        <w:rPr>
          <w:color w:val="000000" w:themeColor="text1"/>
        </w:rPr>
        <w:instrText xml:space="preserve"> ADDIN EN.CITE.DATA </w:instrText>
      </w:r>
      <w:r w:rsidR="00F22774">
        <w:rPr>
          <w:color w:val="000000" w:themeColor="text1"/>
        </w:rPr>
      </w:r>
      <w:r w:rsidR="00F22774">
        <w:rPr>
          <w:color w:val="000000" w:themeColor="text1"/>
        </w:rPr>
        <w:fldChar w:fldCharType="end"/>
      </w:r>
      <w:r w:rsidR="005F12CC">
        <w:rPr>
          <w:color w:val="000000" w:themeColor="text1"/>
        </w:rPr>
      </w:r>
      <w:r w:rsidR="005F12CC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18-23</w:t>
      </w:r>
      <w:r w:rsidR="005F12CC">
        <w:rPr>
          <w:color w:val="000000" w:themeColor="text1"/>
        </w:rPr>
        <w:fldChar w:fldCharType="end"/>
      </w:r>
      <w:r w:rsidR="005F12CC">
        <w:rPr>
          <w:color w:val="000000" w:themeColor="text1"/>
        </w:rPr>
        <w:t>.</w:t>
      </w:r>
    </w:p>
    <w:p w14:paraId="623D5C19" w14:textId="77777777" w:rsidR="00216FFC" w:rsidRDefault="00216FFC" w:rsidP="009F2CA2">
      <w:pPr>
        <w:jc w:val="both"/>
        <w:rPr>
          <w:color w:val="000000" w:themeColor="text1"/>
        </w:rPr>
      </w:pPr>
    </w:p>
    <w:p w14:paraId="7FBEA813" w14:textId="38B409FC" w:rsidR="00D717A3" w:rsidRDefault="00216FFC" w:rsidP="009F2CA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The availability of whole genome, whole exome and directed panel sequencing is rapidly enhancing the possibility of performing population-specific studies for diseases with a strong genetic basis, such as cancer. While whole genome is still relatively </w:t>
      </w:r>
      <w:r>
        <w:rPr>
          <w:color w:val="000000" w:themeColor="text1"/>
        </w:rPr>
        <w:lastRenderedPageBreak/>
        <w:t xml:space="preserve">expensive, whole exome </w:t>
      </w:r>
      <w:r w:rsidR="00DA0163">
        <w:rPr>
          <w:color w:val="000000" w:themeColor="text1"/>
        </w:rPr>
        <w:t>and directed panel sequencing are</w:t>
      </w:r>
      <w:r>
        <w:rPr>
          <w:color w:val="000000" w:themeColor="text1"/>
        </w:rPr>
        <w:t xml:space="preserve"> becoming more affordable</w:t>
      </w:r>
      <w:r w:rsidR="00CA3A69">
        <w:rPr>
          <w:color w:val="000000" w:themeColor="text1"/>
        </w:rPr>
        <w:t xml:space="preserve"> while</w:t>
      </w:r>
      <w:r>
        <w:rPr>
          <w:color w:val="000000" w:themeColor="text1"/>
        </w:rPr>
        <w:t xml:space="preserve"> directed panel sequencing is particularly attractive for diseases where commercial pre</w:t>
      </w:r>
      <w:r w:rsidR="00B92CBB">
        <w:rPr>
          <w:color w:val="000000" w:themeColor="text1"/>
        </w:rPr>
        <w:t xml:space="preserve">designed panels are available for the disease of interest. Currently, several companies are </w:t>
      </w:r>
      <w:r w:rsidR="00DA0163">
        <w:rPr>
          <w:color w:val="000000" w:themeColor="text1"/>
        </w:rPr>
        <w:t>producing</w:t>
      </w:r>
      <w:r w:rsidR="00B92CBB">
        <w:rPr>
          <w:color w:val="000000" w:themeColor="text1"/>
        </w:rPr>
        <w:t xml:space="preserve"> cancer sequencing panels available for both ge</w:t>
      </w:r>
      <w:r w:rsidR="00DA0163">
        <w:rPr>
          <w:color w:val="000000" w:themeColor="text1"/>
        </w:rPr>
        <w:t>r</w:t>
      </w:r>
      <w:r w:rsidR="00B92CBB">
        <w:rPr>
          <w:color w:val="000000" w:themeColor="text1"/>
        </w:rPr>
        <w:t xml:space="preserve">m line and somatic studies. </w:t>
      </w:r>
    </w:p>
    <w:p w14:paraId="2F97A802" w14:textId="77777777" w:rsidR="00D717A3" w:rsidRDefault="00D717A3" w:rsidP="009F2CA2">
      <w:pPr>
        <w:jc w:val="both"/>
        <w:rPr>
          <w:color w:val="000000" w:themeColor="text1"/>
        </w:rPr>
      </w:pPr>
    </w:p>
    <w:p w14:paraId="7ED72A3E" w14:textId="69DBAE94" w:rsidR="00216FFC" w:rsidRDefault="00B92CBB" w:rsidP="009F2CA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For this study on breast cancer susceptibility genes in black South African females, the Illumina </w:t>
      </w:r>
      <w:proofErr w:type="spellStart"/>
      <w:r>
        <w:rPr>
          <w:color w:val="000000" w:themeColor="text1"/>
        </w:rPr>
        <w:t>Tru</w:t>
      </w:r>
      <w:r w:rsidR="0070220B">
        <w:rPr>
          <w:color w:val="000000" w:themeColor="text1"/>
        </w:rPr>
        <w:t>S</w:t>
      </w:r>
      <w:r>
        <w:rPr>
          <w:color w:val="000000" w:themeColor="text1"/>
        </w:rPr>
        <w:t>ight</w:t>
      </w:r>
      <w:proofErr w:type="spellEnd"/>
      <w:r>
        <w:rPr>
          <w:color w:val="000000" w:themeColor="text1"/>
        </w:rPr>
        <w:t xml:space="preserve"> Cancel Panel was </w:t>
      </w:r>
      <w:r w:rsidR="00B666B6">
        <w:rPr>
          <w:color w:val="000000" w:themeColor="text1"/>
        </w:rPr>
        <w:t>used</w:t>
      </w:r>
      <w:r>
        <w:rPr>
          <w:color w:val="000000" w:themeColor="text1"/>
        </w:rPr>
        <w:t xml:space="preserve">, which </w:t>
      </w:r>
      <w:r w:rsidR="005C3866">
        <w:rPr>
          <w:color w:val="000000" w:themeColor="text1"/>
        </w:rPr>
        <w:t>is a</w:t>
      </w:r>
      <w:r>
        <w:rPr>
          <w:color w:val="000000" w:themeColor="text1"/>
        </w:rPr>
        <w:t xml:space="preserve"> </w:t>
      </w:r>
      <w:r w:rsidR="005C3866">
        <w:rPr>
          <w:color w:val="000000" w:themeColor="text1"/>
        </w:rPr>
        <w:t>capture</w:t>
      </w:r>
      <w:r>
        <w:rPr>
          <w:color w:val="000000" w:themeColor="text1"/>
        </w:rPr>
        <w:t>-based panel targeting 94 cancer-related genes and 284 SNPs that were previously associated with a predisposition towards cancer.</w:t>
      </w:r>
      <w:r w:rsidR="00437167">
        <w:rPr>
          <w:color w:val="000000" w:themeColor="text1"/>
        </w:rPr>
        <w:t xml:space="preserve"> A total of 166</w:t>
      </w:r>
      <w:r w:rsidR="00D717A3">
        <w:rPr>
          <w:color w:val="000000" w:themeColor="text1"/>
        </w:rPr>
        <w:t xml:space="preserve"> black African females were analysed, with ages ranging between 18 and 54 years.</w:t>
      </w:r>
    </w:p>
    <w:p w14:paraId="327B22F8" w14:textId="77777777" w:rsidR="007C6BB9" w:rsidRDefault="007C6BB9" w:rsidP="009F2CA2">
      <w:pPr>
        <w:jc w:val="both"/>
        <w:rPr>
          <w:color w:val="000000" w:themeColor="text1"/>
        </w:rPr>
      </w:pPr>
    </w:p>
    <w:p w14:paraId="7706C3C5" w14:textId="77777777" w:rsidR="003128A8" w:rsidRPr="00477D9F" w:rsidRDefault="003128A8" w:rsidP="00576A81">
      <w:pPr>
        <w:jc w:val="both"/>
        <w:outlineLvl w:val="0"/>
        <w:rPr>
          <w:b/>
        </w:rPr>
      </w:pPr>
      <w:r w:rsidRPr="00477D9F">
        <w:rPr>
          <w:b/>
        </w:rPr>
        <w:t>Materials and Methods</w:t>
      </w:r>
    </w:p>
    <w:p w14:paraId="59914876" w14:textId="77777777" w:rsidR="003128A8" w:rsidRDefault="003128A8" w:rsidP="009F2CA2">
      <w:pPr>
        <w:jc w:val="both"/>
      </w:pPr>
    </w:p>
    <w:p w14:paraId="3595C649" w14:textId="1201C63A" w:rsidR="003128A8" w:rsidRPr="00B979B4" w:rsidRDefault="00B979B4" w:rsidP="00576A81">
      <w:pPr>
        <w:jc w:val="both"/>
        <w:outlineLvl w:val="0"/>
        <w:rPr>
          <w:i/>
        </w:rPr>
      </w:pPr>
      <w:r w:rsidRPr="00B979B4">
        <w:rPr>
          <w:i/>
        </w:rPr>
        <w:t>Sample collection</w:t>
      </w:r>
      <w:r w:rsidR="00713139">
        <w:rPr>
          <w:i/>
        </w:rPr>
        <w:t xml:space="preserve"> and DNA extraction</w:t>
      </w:r>
    </w:p>
    <w:p w14:paraId="2BD0F1E2" w14:textId="77777777" w:rsidR="00B979B4" w:rsidRDefault="00B979B4" w:rsidP="009F2CA2">
      <w:pPr>
        <w:jc w:val="both"/>
      </w:pPr>
    </w:p>
    <w:p w14:paraId="0865868F" w14:textId="515BF139" w:rsidR="003128A8" w:rsidRDefault="00B979B4" w:rsidP="009F2CA2">
      <w:pPr>
        <w:jc w:val="both"/>
      </w:pPr>
      <w:r>
        <w:t>A total of 16</w:t>
      </w:r>
      <w:r w:rsidR="00844928">
        <w:t>6</w:t>
      </w:r>
      <w:r w:rsidR="00B70198" w:rsidRPr="00B70198">
        <w:t xml:space="preserve"> </w:t>
      </w:r>
      <w:r w:rsidR="0089659A">
        <w:t xml:space="preserve">blood </w:t>
      </w:r>
      <w:r w:rsidR="00B70198" w:rsidRPr="00B70198">
        <w:t xml:space="preserve">samples were previously collected from </w:t>
      </w:r>
      <w:r>
        <w:t>black South African femal</w:t>
      </w:r>
      <w:r w:rsidR="0089659A">
        <w:t>e</w:t>
      </w:r>
      <w:r>
        <w:t>s</w:t>
      </w:r>
      <w:r w:rsidR="00B70198" w:rsidRPr="00B70198">
        <w:t xml:space="preserve"> with breast cancer, who attended the Oncology Clinic at Steve Biko Hospital</w:t>
      </w:r>
      <w:r w:rsidR="00DD46AB">
        <w:t xml:space="preserve">. </w:t>
      </w:r>
      <w:r w:rsidR="00B70198" w:rsidRPr="00B70198">
        <w:t>These samples were collected with the patients consent</w:t>
      </w:r>
      <w:r w:rsidR="0089659A">
        <w:t xml:space="preserve">, with ethics approvals </w:t>
      </w:r>
      <w:r w:rsidR="007D36A0">
        <w:t>KCT 265 and 260/2018</w:t>
      </w:r>
      <w:r w:rsidR="0089659A">
        <w:t>.</w:t>
      </w:r>
      <w:r w:rsidR="00713139">
        <w:t xml:space="preserve"> </w:t>
      </w:r>
      <w:r w:rsidR="00B70198" w:rsidRPr="00B70198">
        <w:t xml:space="preserve">DNA was previously extracted from peripheral blood samples using the method described by Johns and Paulus-Thomas </w:t>
      </w:r>
      <w:r w:rsidR="00B70198">
        <w:fldChar w:fldCharType="begin"/>
      </w:r>
      <w:r w:rsidR="00F22774">
        <w:instrText xml:space="preserve"> ADDIN EN.CITE &lt;EndNote&gt;&lt;Cite&gt;&lt;Author&gt;Johns&lt;/Author&gt;&lt;Year&gt;1989&lt;/Year&gt;&lt;RecNum&gt;386&lt;/RecNum&gt;&lt;DisplayText&gt;&lt;style face="superscript"&gt;24&lt;/style&gt;&lt;/DisplayText&gt;&lt;record&gt;&lt;rec-number&gt;386&lt;/rec-number&gt;&lt;foreign-keys&gt;&lt;key app="EN" db-id="pe2zzvva00pd9uet2s5ptrz5drtpx52vdvza" timestamp="1528190658"&gt;386&lt;/key&gt;&lt;/foreign-keys&gt;&lt;ref-type name="Journal Article"&gt;17&lt;/ref-type&gt;&lt;contributors&gt;&lt;authors&gt;&lt;author&gt;Johns, M. B., Jr.&lt;/author&gt;&lt;author&gt;Paulus-Thomas, J. E.&lt;/author&gt;&lt;/authors&gt;&lt;/contributors&gt;&lt;auth-address&gt;Department of Medical Genetics, Western Pennsylvania Hospital, Pittsburgh 15224.&lt;/auth-address&gt;&lt;titles&gt;&lt;title&gt;Purification of human genomic DNA from whole blood using sodium perchlorate in place of phenol&lt;/title&gt;&lt;secondary-title&gt;Anal Biochem&lt;/secondary-title&gt;&lt;alt-title&gt;Analytical biochemistry&lt;/alt-title&gt;&lt;/titles&gt;&lt;periodical&gt;&lt;full-title&gt;Anal Biochem&lt;/full-title&gt;&lt;abbr-1&gt;Analytical biochemistry&lt;/abbr-1&gt;&lt;/periodical&gt;&lt;alt-periodical&gt;&lt;full-title&gt;Anal Biochem&lt;/full-title&gt;&lt;abbr-1&gt;Analytical biochemistry&lt;/abbr-1&gt;&lt;/alt-periodical&gt;&lt;pages&gt;276-8&lt;/pages&gt;&lt;volume&gt;180&lt;/volume&gt;&lt;number&gt;2&lt;/number&gt;&lt;edition&gt;1989/08/01&lt;/edition&gt;&lt;keywords&gt;&lt;keyword&gt;Blotting, Southern&lt;/keyword&gt;&lt;keyword&gt;DNA/blood/genetics/*isolation &amp;amp; purification&lt;/keyword&gt;&lt;keyword&gt;Endopeptidase K&lt;/keyword&gt;&lt;keyword&gt;Humans&lt;/keyword&gt;&lt;keyword&gt;Perchlorates&lt;/keyword&gt;&lt;keyword&gt;Serine Endopeptidases/metabolism&lt;/keyword&gt;&lt;keyword&gt;*Sodium Compounds&lt;/keyword&gt;&lt;/keywords&gt;&lt;dates&gt;&lt;year&gt;1989&lt;/year&gt;&lt;pub-dates&gt;&lt;date&gt;Aug 1&lt;/date&gt;&lt;/pub-dates&gt;&lt;/dates&gt;&lt;isbn&gt;0003-2697 (Print)&amp;#xD;0003-2697&lt;/isbn&gt;&lt;accession-num&gt;2554754&lt;/accession-num&gt;&lt;urls&gt;&lt;/urls&gt;&lt;remote-database-provider&gt;NLM&lt;/remote-database-provider&gt;&lt;language&gt;eng&lt;/language&gt;&lt;/record&gt;&lt;/Cite&gt;&lt;/EndNote&gt;</w:instrText>
      </w:r>
      <w:r w:rsidR="00B70198">
        <w:fldChar w:fldCharType="separate"/>
      </w:r>
      <w:r w:rsidR="00F22774" w:rsidRPr="00F22774">
        <w:rPr>
          <w:noProof/>
          <w:vertAlign w:val="superscript"/>
        </w:rPr>
        <w:t>24</w:t>
      </w:r>
      <w:r w:rsidR="00B70198">
        <w:fldChar w:fldCharType="end"/>
      </w:r>
      <w:r w:rsidR="00B70198" w:rsidRPr="00B70198">
        <w:t>.</w:t>
      </w:r>
    </w:p>
    <w:p w14:paraId="7B40D869" w14:textId="01BB358D" w:rsidR="00C402F3" w:rsidRDefault="00C402F3" w:rsidP="009F2CA2">
      <w:pPr>
        <w:jc w:val="both"/>
      </w:pPr>
      <w:commentRangeStart w:id="0"/>
    </w:p>
    <w:p w14:paraId="06020A03" w14:textId="61982AB5" w:rsidR="00C402F3" w:rsidRDefault="00C402F3" w:rsidP="009F2CA2">
      <w:pPr>
        <w:jc w:val="both"/>
      </w:pPr>
      <w:r>
        <w:t>Samples were tested using conventional methods [</w:t>
      </w:r>
      <w:r w:rsidR="006303C5">
        <w:t>???</w:t>
      </w:r>
      <w:r>
        <w:t>] for the presence of BRCA mutations</w:t>
      </w:r>
      <w:r w:rsidR="006303C5">
        <w:t>, all the samples in this set tested negative for BRCA mutations. They were also tested for ….</w:t>
      </w:r>
      <w:commentRangeEnd w:id="0"/>
      <w:r w:rsidR="0019171B">
        <w:rPr>
          <w:rStyle w:val="CommentReference"/>
        </w:rPr>
        <w:commentReference w:id="0"/>
      </w:r>
    </w:p>
    <w:p w14:paraId="68FAF2D0" w14:textId="77777777" w:rsidR="00B70198" w:rsidRDefault="00B70198" w:rsidP="009F2CA2">
      <w:pPr>
        <w:jc w:val="both"/>
      </w:pPr>
    </w:p>
    <w:p w14:paraId="39E7D0D9" w14:textId="4327C2A7" w:rsidR="00BF50EF" w:rsidRDefault="00D86DD5" w:rsidP="00576A81">
      <w:pPr>
        <w:jc w:val="both"/>
        <w:outlineLvl w:val="0"/>
      </w:pPr>
      <w:r>
        <w:t>Sequencing</w:t>
      </w:r>
    </w:p>
    <w:p w14:paraId="67635FD3" w14:textId="77777777" w:rsidR="00D86DD5" w:rsidRDefault="00D86DD5" w:rsidP="009F2CA2">
      <w:pPr>
        <w:jc w:val="both"/>
      </w:pPr>
    </w:p>
    <w:p w14:paraId="0D43F7D1" w14:textId="30A02B16" w:rsidR="00BF50EF" w:rsidRDefault="00BF50EF" w:rsidP="009F2CA2">
      <w:pPr>
        <w:jc w:val="both"/>
      </w:pPr>
      <w:r>
        <w:t xml:space="preserve">DNA samples were sent to </w:t>
      </w:r>
      <w:r w:rsidRPr="00BF50EF">
        <w:t xml:space="preserve">Omega Biotech in Georgia, USA, </w:t>
      </w:r>
      <w:r>
        <w:t xml:space="preserve">for sequencing </w:t>
      </w:r>
      <w:r w:rsidRPr="00BF50EF">
        <w:t xml:space="preserve">using the Illumina </w:t>
      </w:r>
      <w:proofErr w:type="spellStart"/>
      <w:r w:rsidRPr="00BF50EF">
        <w:t>TruSight</w:t>
      </w:r>
      <w:proofErr w:type="spellEnd"/>
      <w:r w:rsidRPr="00BF50EF">
        <w:t xml:space="preserve"> Cancer Panel</w:t>
      </w:r>
      <w:r>
        <w:t>. The panel contains 94 cancer-</w:t>
      </w:r>
      <w:r w:rsidRPr="00BF50EF">
        <w:t xml:space="preserve">related genes and 284 SNPs </w:t>
      </w:r>
      <w:r w:rsidR="00D86DD5">
        <w:t>previously identified to be associated with a predisposition to cancer</w:t>
      </w:r>
      <w:r w:rsidR="00B70198" w:rsidRPr="00B70198">
        <w:rPr>
          <w:color w:val="000000" w:themeColor="text1"/>
        </w:rPr>
        <w:t>.</w:t>
      </w:r>
      <w:r w:rsidR="004C705B">
        <w:rPr>
          <w:color w:val="000000" w:themeColor="text1"/>
        </w:rPr>
        <w:t xml:space="preserve"> </w:t>
      </w:r>
    </w:p>
    <w:p w14:paraId="3DF80023" w14:textId="77777777" w:rsidR="00C60CE2" w:rsidRDefault="00C60CE2" w:rsidP="009F2CA2">
      <w:pPr>
        <w:jc w:val="both"/>
      </w:pPr>
    </w:p>
    <w:p w14:paraId="08106304" w14:textId="16712883" w:rsidR="00E35700" w:rsidRPr="002863B2" w:rsidRDefault="00E35700" w:rsidP="00576A81">
      <w:pPr>
        <w:jc w:val="both"/>
        <w:outlineLvl w:val="0"/>
        <w:rPr>
          <w:i/>
        </w:rPr>
      </w:pPr>
      <w:r w:rsidRPr="002863B2">
        <w:rPr>
          <w:i/>
        </w:rPr>
        <w:t>Pre-processing</w:t>
      </w:r>
    </w:p>
    <w:p w14:paraId="0E2BEC48" w14:textId="77777777" w:rsidR="002A1F51" w:rsidRDefault="002A1F51" w:rsidP="009F2CA2">
      <w:pPr>
        <w:jc w:val="both"/>
      </w:pPr>
    </w:p>
    <w:p w14:paraId="77B3383D" w14:textId="7A163B8B" w:rsidR="00E35700" w:rsidRDefault="00E35700" w:rsidP="009F2CA2">
      <w:pPr>
        <w:jc w:val="both"/>
      </w:pPr>
      <w:r>
        <w:t xml:space="preserve">Quality analysis was performed using </w:t>
      </w:r>
      <w:proofErr w:type="spellStart"/>
      <w:r w:rsidRPr="00445C3F">
        <w:t>FastQC</w:t>
      </w:r>
      <w:proofErr w:type="spellEnd"/>
      <w:r w:rsidR="00445C3F">
        <w:t xml:space="preserve"> </w:t>
      </w:r>
      <w:r w:rsidR="00445C3F">
        <w:fldChar w:fldCharType="begin"/>
      </w:r>
      <w:r w:rsidR="00F22774">
        <w:instrText xml:space="preserve"> ADDIN EN.CITE &lt;EndNote&gt;&lt;Cite&gt;&lt;Author&gt;Andrews&lt;/Author&gt;&lt;Year&gt;2018&lt;/Year&gt;&lt;RecNum&gt;402&lt;/RecNum&gt;&lt;DisplayText&gt;&lt;style face="superscript"&gt;25&lt;/style&gt;&lt;/DisplayText&gt;&lt;record&gt;&lt;rec-number&gt;402&lt;/rec-number&gt;&lt;foreign-keys&gt;&lt;key app="EN" db-id="pe2zzvva00pd9uet2s5ptrz5drtpx52vdvza" timestamp="1534257468"&gt;402&lt;/key&gt;&lt;/foreign-keys&gt;&lt;ref-type name="Web Page"&gt;12&lt;/ref-type&gt;&lt;contributors&gt;&lt;authors&gt;&lt;author&gt;Andrews, S&lt;/author&gt;&lt;/authors&gt;&lt;/contributors&gt;&lt;titles&gt;&lt;title&gt;FastQC&lt;/title&gt;&lt;/titles&gt;&lt;dates&gt;&lt;year&gt;2018&lt;/year&gt;&lt;/dates&gt;&lt;urls&gt;&lt;related-urls&gt;&lt;url&gt;https://www.bioinformatics.babraham.ac.uk/projects/fastqc&lt;/url&gt;&lt;/related-urls&gt;&lt;/urls&gt;&lt;/record&gt;&lt;/Cite&gt;&lt;/EndNote&gt;</w:instrText>
      </w:r>
      <w:r w:rsidR="00445C3F">
        <w:fldChar w:fldCharType="separate"/>
      </w:r>
      <w:r w:rsidR="00F22774" w:rsidRPr="00F22774">
        <w:rPr>
          <w:noProof/>
          <w:vertAlign w:val="superscript"/>
        </w:rPr>
        <w:t>25</w:t>
      </w:r>
      <w:r w:rsidR="00445C3F">
        <w:fldChar w:fldCharType="end"/>
      </w:r>
      <w:r>
        <w:t xml:space="preserve">. </w:t>
      </w:r>
      <w:r w:rsidR="00445C3F" w:rsidRPr="00D052F2">
        <w:t>The</w:t>
      </w:r>
      <w:r w:rsidR="00445C3F">
        <w:rPr>
          <w:i/>
        </w:rPr>
        <w:t xml:space="preserve"> </w:t>
      </w:r>
      <w:proofErr w:type="spellStart"/>
      <w:r w:rsidR="00445C3F" w:rsidRPr="00445C3F">
        <w:t>FastX</w:t>
      </w:r>
      <w:proofErr w:type="spellEnd"/>
      <w:r w:rsidR="00445C3F" w:rsidRPr="00445C3F">
        <w:t xml:space="preserve"> toolkit</w:t>
      </w:r>
      <w:r>
        <w:t xml:space="preserve"> was used to trim 5 and 95 nucleotides on the 5’ and 3’ ends of the 100bp paired-end reads respectively</w:t>
      </w:r>
      <w:r w:rsidR="00445C3F">
        <w:t xml:space="preserve"> </w:t>
      </w:r>
      <w:r w:rsidR="00445C3F">
        <w:fldChar w:fldCharType="begin"/>
      </w:r>
      <w:r w:rsidR="00F22774">
        <w:instrText xml:space="preserve"> ADDIN EN.CITE &lt;EndNote&gt;&lt;Cite&gt;&lt;Author&gt;Hannon&lt;/Author&gt;&lt;Year&gt;2018&lt;/Year&gt;&lt;RecNum&gt;403&lt;/RecNum&gt;&lt;DisplayText&gt;&lt;style face="superscript"&gt;26&lt;/style&gt;&lt;/DisplayText&gt;&lt;record&gt;&lt;rec-number&gt;403&lt;/rec-number&gt;&lt;foreign-keys&gt;&lt;key app="EN" db-id="pe2zzvva00pd9uet2s5ptrz5drtpx52vdvza" timestamp="1534257616"&gt;403&lt;/key&gt;&lt;/foreign-keys&gt;&lt;ref-type name="Web Page"&gt;12&lt;/ref-type&gt;&lt;contributors&gt;&lt;authors&gt;&lt;author&gt;Hannon, G&lt;/author&gt;&lt;/authors&gt;&lt;/contributors&gt;&lt;titles&gt;&lt;title&gt;The FastX Toolkit&lt;/title&gt;&lt;/titles&gt;&lt;dates&gt;&lt;year&gt;2018&lt;/year&gt;&lt;/dates&gt;&lt;urls&gt;&lt;related-urls&gt;&lt;url&gt;http://hannonlab.cshl.edu/fastx_toolkit/&lt;/url&gt;&lt;/related-urls&gt;&lt;/urls&gt;&lt;/record&gt;&lt;/Cite&gt;&lt;/EndNote&gt;</w:instrText>
      </w:r>
      <w:r w:rsidR="00445C3F">
        <w:fldChar w:fldCharType="separate"/>
      </w:r>
      <w:r w:rsidR="00F22774" w:rsidRPr="00F22774">
        <w:rPr>
          <w:noProof/>
          <w:vertAlign w:val="superscript"/>
        </w:rPr>
        <w:t>26</w:t>
      </w:r>
      <w:r w:rsidR="00445C3F">
        <w:fldChar w:fldCharType="end"/>
      </w:r>
      <w:r>
        <w:t xml:space="preserve">. </w:t>
      </w:r>
    </w:p>
    <w:p w14:paraId="00E88E4E" w14:textId="77777777" w:rsidR="00E35700" w:rsidRDefault="00E35700" w:rsidP="009F2CA2">
      <w:pPr>
        <w:jc w:val="both"/>
      </w:pPr>
    </w:p>
    <w:p w14:paraId="3181674F" w14:textId="58705449" w:rsidR="00E35700" w:rsidRDefault="002863B2" w:rsidP="00576A81">
      <w:pPr>
        <w:jc w:val="both"/>
        <w:outlineLvl w:val="0"/>
        <w:rPr>
          <w:i/>
        </w:rPr>
      </w:pPr>
      <w:r>
        <w:rPr>
          <w:i/>
        </w:rPr>
        <w:t>Germ line variant calling</w:t>
      </w:r>
    </w:p>
    <w:p w14:paraId="1B9C5B89" w14:textId="77777777" w:rsidR="002863B2" w:rsidRDefault="002863B2" w:rsidP="009F2CA2">
      <w:pPr>
        <w:jc w:val="both"/>
      </w:pPr>
    </w:p>
    <w:p w14:paraId="7C2950D3" w14:textId="5C6C4B19" w:rsidR="00E35700" w:rsidRDefault="003E4970" w:rsidP="009F2CA2">
      <w:pPr>
        <w:jc w:val="both"/>
      </w:pPr>
      <w:r>
        <w:t xml:space="preserve">Samples were analysed using </w:t>
      </w:r>
      <w:r w:rsidR="005B6840">
        <w:t>the GATK best practices</w:t>
      </w:r>
      <w:r w:rsidR="00042F6D">
        <w:t xml:space="preserve"> </w:t>
      </w:r>
      <w:r w:rsidR="00042F6D">
        <w:fldChar w:fldCharType="begin">
          <w:fldData xml:space="preserve">PEVuZE5vdGU+PENpdGU+PEF1dGhvcj5EZVByaXN0bzwvQXV0aG9yPjxZZWFyPjIwMTE8L1llYXI+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</w:fldData>
        </w:fldChar>
      </w:r>
      <w:r w:rsidR="00F22774">
        <w:instrText xml:space="preserve"> ADDIN EN.CITE </w:instrText>
      </w:r>
      <w:r w:rsidR="00F22774">
        <w:fldChar w:fldCharType="begin">
          <w:fldData xml:space="preserve">PEVuZE5vdGU+PENpdGU+PEF1dGhvcj5EZVByaXN0bzwvQXV0aG9yPjxZZWFyPjIwMTE8L1llYXI+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</w:fldData>
        </w:fldChar>
      </w:r>
      <w:r w:rsidR="00F22774">
        <w:instrText xml:space="preserve"> ADDIN EN.CITE.DATA </w:instrText>
      </w:r>
      <w:r w:rsidR="00F22774">
        <w:fldChar w:fldCharType="end"/>
      </w:r>
      <w:r w:rsidR="00042F6D">
        <w:fldChar w:fldCharType="separate"/>
      </w:r>
      <w:r w:rsidR="00F22774" w:rsidRPr="00F22774">
        <w:rPr>
          <w:noProof/>
          <w:vertAlign w:val="superscript"/>
        </w:rPr>
        <w:t>27</w:t>
      </w:r>
      <w:r w:rsidR="00042F6D">
        <w:fldChar w:fldCharType="end"/>
      </w:r>
      <w:r w:rsidR="005B6840">
        <w:t xml:space="preserve"> approach by means of the </w:t>
      </w:r>
      <w:r w:rsidR="00CA3A69">
        <w:t>B</w:t>
      </w:r>
      <w:r w:rsidR="00EF0E27">
        <w:t>BCBIO</w:t>
      </w:r>
      <w:r w:rsidR="005B6840">
        <w:t xml:space="preserve"> pipeline</w:t>
      </w:r>
      <w:r w:rsidR="0058563B">
        <w:t xml:space="preserve"> </w:t>
      </w:r>
      <w:r w:rsidR="0058563B">
        <w:fldChar w:fldCharType="begin"/>
      </w:r>
      <w:r w:rsidR="00F22774">
        <w:instrText xml:space="preserve"> ADDIN EN.CITE &lt;EndNote&gt;&lt;Cite&gt;&lt;Author&gt;Chapman&lt;/Author&gt;&lt;Year&gt;2018&lt;/Year&gt;&lt;RecNum&gt;404&lt;/RecNum&gt;&lt;DisplayText&gt;&lt;style face="superscript"&gt;28&lt;/style&gt;&lt;/DisplayText&gt;&lt;record&gt;&lt;rec-number&gt;404&lt;/rec-number&gt;&lt;foreign-keys&gt;&lt;key app="EN" db-id="pe2zzvva00pd9uet2s5ptrz5drtpx52vdvza" timestamp="1534257974"&gt;404&lt;/key&gt;&lt;/foreign-keys&gt;&lt;ref-type name="Web Page"&gt;12&lt;/ref-type&gt;&lt;contributors&gt;&lt;authors&gt;&lt;author&gt;Chapman, B.&lt;/author&gt;&lt;/authors&gt;&lt;/contributors&gt;&lt;titles&gt;&lt;title&gt;bcbio: Blue Collar Bioinformatics&lt;/title&gt;&lt;/titles&gt;&lt;dates&gt;&lt;year&gt;2018&lt;/year&gt;&lt;/dates&gt;&lt;urls&gt;&lt;related-urls&gt;&lt;url&gt;https://github.com/bcbio/bcbio-nextgen&lt;/url&gt;&lt;/related-urls&gt;&lt;/urls&gt;&lt;/record&gt;&lt;/Cite&gt;&lt;/EndNote&gt;</w:instrText>
      </w:r>
      <w:r w:rsidR="0058563B">
        <w:fldChar w:fldCharType="separate"/>
      </w:r>
      <w:r w:rsidR="00F22774" w:rsidRPr="00F22774">
        <w:rPr>
          <w:noProof/>
          <w:vertAlign w:val="superscript"/>
        </w:rPr>
        <w:t>28</w:t>
      </w:r>
      <w:r w:rsidR="0058563B">
        <w:fldChar w:fldCharType="end"/>
      </w:r>
      <w:r w:rsidR="005B6840">
        <w:t>. This includes mapping against h19 with BWA MEM</w:t>
      </w:r>
      <w:r w:rsidR="0072714D">
        <w:t xml:space="preserve"> </w:t>
      </w:r>
      <w:r w:rsidR="0072714D">
        <w:fldChar w:fldCharType="begin"/>
      </w:r>
      <w:r w:rsidR="00F22774">
        <w:instrText xml:space="preserve"> ADDIN EN.CITE &lt;EndNote&gt;&lt;Cite&gt;&lt;Author&gt;Li&lt;/Author&gt;&lt;Year&gt;2009&lt;/Year&gt;&lt;RecNum&gt;406&lt;/RecNum&gt;&lt;DisplayText&gt;&lt;style face="superscript"&gt;29&lt;/style&gt;&lt;/DisplayText&gt;&lt;record&gt;&lt;rec-number&gt;406&lt;/rec-number&gt;&lt;foreign-keys&gt;&lt;key app="EN" db-id="pe2zzvva00pd9uet2s5ptrz5drtpx52vdvza" timestamp="1534258109"&gt;406&lt;/key&gt;&lt;/foreign-keys&gt;&lt;ref-type name="Journal Article"&gt;17&lt;/ref-type&gt;&lt;contributors&gt;&lt;authors&gt;&lt;author&gt;Li, H.&lt;/author&gt;&lt;author&gt;Durbin, R.&lt;/author&gt;&lt;/authors&gt;&lt;/contributors&gt;&lt;auth-address&gt;Wellcome Trust Sanger Institute, Wellcome Trust Genome Campus, Cambridge, CB10 1SA, UK.&lt;/auth-address&gt;&lt;titles&gt;&lt;title&gt;Fast and accurate short read alignment with Burrows-Wheeler transform&lt;/title&gt;&lt;secondary-title&gt;Bioinformatics&lt;/secondary-title&gt;&lt;/titles&gt;&lt;periodical&gt;&lt;full-title&gt;Bioinformatics&lt;/full-title&gt;&lt;/periodical&gt;&lt;pages&gt;1754-60&lt;/pages&gt;&lt;volume&gt;25&lt;/volume&gt;&lt;number&gt;14&lt;/number&gt;&lt;edition&gt;2009/05/20&lt;/edition&gt;&lt;keywords&gt;&lt;keyword&gt;*Algorithms&lt;/keyword&gt;&lt;keyword&gt;Genomics/*methods&lt;/keyword&gt;&lt;keyword&gt;Sequence Alignment/*methods&lt;/keyword&gt;&lt;keyword&gt;Sequence Analysis, DNA/methods&lt;/keyword&gt;&lt;keyword&gt;*Software&lt;/keyword&gt;&lt;/keywords&gt;&lt;dates&gt;&lt;year&gt;2009&lt;/year&gt;&lt;pub-dates&gt;&lt;date&gt;Jul 15&lt;/date&gt;&lt;/pub-dates&gt;&lt;/dates&gt;&lt;isbn&gt;1367-4811 (Electronic)&amp;#xD;1367-4803 (Linking)&lt;/isbn&gt;&lt;accession-num&gt;19451168&lt;/accession-num&gt;&lt;urls&gt;&lt;related-urls&gt;&lt;url&gt;https://www.ncbi.nlm.nih.gov/pubmed/19451168&lt;/url&gt;&lt;/related-urls&gt;&lt;/urls&gt;&lt;custom2&gt;PMC2705234&lt;/custom2&gt;&lt;electronic-resource-num&gt;10.1093/bioinformatics/btp324&lt;/electronic-resource-num&gt;&lt;/record&gt;&lt;/Cite&gt;&lt;/EndNote&gt;</w:instrText>
      </w:r>
      <w:r w:rsidR="0072714D">
        <w:fldChar w:fldCharType="separate"/>
      </w:r>
      <w:r w:rsidR="00F22774" w:rsidRPr="00F22774">
        <w:rPr>
          <w:noProof/>
          <w:vertAlign w:val="superscript"/>
        </w:rPr>
        <w:t>29</w:t>
      </w:r>
      <w:r w:rsidR="0072714D">
        <w:fldChar w:fldCharType="end"/>
      </w:r>
      <w:r w:rsidR="005B6840">
        <w:t>, marking duplicates with Picard,</w:t>
      </w:r>
      <w:r w:rsidR="008779CE">
        <w:t xml:space="preserve"> </w:t>
      </w:r>
      <w:r w:rsidR="005B6840">
        <w:t>b</w:t>
      </w:r>
      <w:r w:rsidR="00E35700">
        <w:t xml:space="preserve">ase </w:t>
      </w:r>
      <w:r w:rsidR="005B6840">
        <w:t>q</w:t>
      </w:r>
      <w:r w:rsidR="00E35700">
        <w:t xml:space="preserve">uality </w:t>
      </w:r>
      <w:r w:rsidR="005B6840">
        <w:t>s</w:t>
      </w:r>
      <w:r w:rsidR="00E35700">
        <w:t xml:space="preserve">core </w:t>
      </w:r>
      <w:r w:rsidR="005B6840">
        <w:t xml:space="preserve">recalibration, variant calling using the </w:t>
      </w:r>
      <w:proofErr w:type="spellStart"/>
      <w:r w:rsidR="00E35700" w:rsidRPr="005B6840">
        <w:t>HaplotypeCaller</w:t>
      </w:r>
      <w:proofErr w:type="spellEnd"/>
      <w:r w:rsidR="00DB05E3">
        <w:t xml:space="preserve"> in </w:t>
      </w:r>
      <w:proofErr w:type="spellStart"/>
      <w:r w:rsidR="00DB05E3">
        <w:t>gVCF</w:t>
      </w:r>
      <w:proofErr w:type="spellEnd"/>
      <w:r w:rsidR="00DB05E3">
        <w:t xml:space="preserve"> mode and </w:t>
      </w:r>
      <w:r w:rsidR="001B2B4A">
        <w:t xml:space="preserve">specified </w:t>
      </w:r>
      <w:proofErr w:type="spellStart"/>
      <w:r w:rsidR="00DB05E3">
        <w:t>cut</w:t>
      </w:r>
      <w:r w:rsidR="005B6840">
        <w:t>off</w:t>
      </w:r>
      <w:proofErr w:type="spellEnd"/>
      <w:r w:rsidR="005B6840">
        <w:t xml:space="preserve">-based filtering of variants </w:t>
      </w:r>
      <w:r w:rsidR="00FD37F9">
        <w:t xml:space="preserve">with </w:t>
      </w:r>
      <w:proofErr w:type="spellStart"/>
      <w:r w:rsidR="00FD37F9">
        <w:t>VariantFiltration</w:t>
      </w:r>
      <w:proofErr w:type="spellEnd"/>
      <w:r w:rsidR="00FD37F9">
        <w:t xml:space="preserve"> </w:t>
      </w:r>
      <w:r w:rsidR="00AC2E8C">
        <w:t xml:space="preserve">using the </w:t>
      </w:r>
      <w:r w:rsidR="003E13F9">
        <w:t xml:space="preserve">BCBIO </w:t>
      </w:r>
      <w:r w:rsidR="00AC2E8C">
        <w:t xml:space="preserve">default filtering </w:t>
      </w:r>
      <w:r w:rsidR="005F7C01">
        <w:t>cut-offs</w:t>
      </w:r>
      <w:r w:rsidR="005B6840">
        <w:t>.</w:t>
      </w:r>
      <w:r w:rsidR="00E35700">
        <w:t xml:space="preserve"> </w:t>
      </w:r>
    </w:p>
    <w:p w14:paraId="09CC24CD" w14:textId="77777777" w:rsidR="00E35700" w:rsidRDefault="00E35700" w:rsidP="009F2CA2">
      <w:pPr>
        <w:jc w:val="both"/>
      </w:pPr>
    </w:p>
    <w:p w14:paraId="56407B57" w14:textId="72604AB3" w:rsidR="00E35700" w:rsidRPr="008779CE" w:rsidRDefault="00E35700" w:rsidP="00576A81">
      <w:pPr>
        <w:jc w:val="both"/>
        <w:outlineLvl w:val="0"/>
        <w:rPr>
          <w:i/>
        </w:rPr>
      </w:pPr>
      <w:r w:rsidRPr="008779CE">
        <w:rPr>
          <w:i/>
        </w:rPr>
        <w:t>Variant annotation</w:t>
      </w:r>
    </w:p>
    <w:p w14:paraId="731EB467" w14:textId="77777777" w:rsidR="008779CE" w:rsidRDefault="008779CE" w:rsidP="009F2CA2">
      <w:pPr>
        <w:jc w:val="both"/>
      </w:pPr>
    </w:p>
    <w:p w14:paraId="6B9FE26A" w14:textId="2F2EFACF" w:rsidR="00B348CF" w:rsidRPr="009D1E74" w:rsidRDefault="008779CE" w:rsidP="00F310A3">
      <w:pPr>
        <w:jc w:val="both"/>
        <w:rPr>
          <w:sz w:val="20"/>
          <w:szCs w:val="20"/>
        </w:rPr>
      </w:pPr>
      <w:r>
        <w:t>Functional v</w:t>
      </w:r>
      <w:r w:rsidR="00E35700">
        <w:t xml:space="preserve">ariant annotation was done using </w:t>
      </w:r>
      <w:r w:rsidR="00E35700" w:rsidRPr="008779CE">
        <w:t>Variant Effect Predictor</w:t>
      </w:r>
      <w:r w:rsidR="00E35700">
        <w:t xml:space="preserve"> (VEP), the default parameters were used in concordance with documentation</w:t>
      </w:r>
      <w:r>
        <w:t xml:space="preserve"> </w:t>
      </w:r>
      <w:r>
        <w:fldChar w:fldCharType="begin">
          <w:fldData xml:space="preserve">PEVuZE5vdGU+PENpdGU+PEF1dGhvcj5NY0xhcmVuPC9BdXRob3I+PFllYXI+MjAxNjwvWWVhcj48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</w:fldData>
        </w:fldChar>
      </w:r>
      <w:r w:rsidR="00F22774">
        <w:instrText xml:space="preserve"> ADDIN EN.CITE </w:instrText>
      </w:r>
      <w:r w:rsidR="00F22774">
        <w:fldChar w:fldCharType="begin">
          <w:fldData xml:space="preserve">PEVuZE5vdGU+PENpdGU+PEF1dGhvcj5NY0xhcmVuPC9BdXRob3I+PFllYXI+MjAxNjwvWWVhcj48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</w:fldData>
        </w:fldChar>
      </w:r>
      <w:r w:rsidR="00F22774">
        <w:instrText xml:space="preserve"> ADDIN EN.CITE.DATA </w:instrText>
      </w:r>
      <w:r w:rsidR="00F22774">
        <w:fldChar w:fldCharType="end"/>
      </w:r>
      <w:r>
        <w:fldChar w:fldCharType="separate"/>
      </w:r>
      <w:r w:rsidR="00F22774" w:rsidRPr="00F22774">
        <w:rPr>
          <w:noProof/>
          <w:vertAlign w:val="superscript"/>
        </w:rPr>
        <w:t>30</w:t>
      </w:r>
      <w:r>
        <w:fldChar w:fldCharType="end"/>
      </w:r>
      <w:r>
        <w:t>.</w:t>
      </w:r>
      <w:r w:rsidR="00E35700">
        <w:t xml:space="preserve"> The </w:t>
      </w:r>
      <w:r w:rsidR="003E7143">
        <w:t xml:space="preserve">filtered </w:t>
      </w:r>
      <w:r w:rsidR="003E7143">
        <w:lastRenderedPageBreak/>
        <w:t>variants were uploaded to the VEP web i</w:t>
      </w:r>
      <w:r w:rsidR="00D845B5">
        <w:t>nterface, and additional output fields</w:t>
      </w:r>
      <w:r w:rsidR="003E7143">
        <w:t xml:space="preserve"> were activated as needed</w:t>
      </w:r>
      <w:r w:rsidR="00E35700">
        <w:t xml:space="preserve">. </w:t>
      </w:r>
      <w:r w:rsidR="003E7143">
        <w:t>Filtering of common variants was not performed in VEP.</w:t>
      </w:r>
      <w:r w:rsidR="00E35700">
        <w:t xml:space="preserve"> </w:t>
      </w:r>
    </w:p>
    <w:p w14:paraId="318AA99D" w14:textId="77777777" w:rsidR="00E35700" w:rsidRDefault="00E35700" w:rsidP="009F2CA2">
      <w:pPr>
        <w:jc w:val="both"/>
      </w:pPr>
    </w:p>
    <w:p w14:paraId="0464C4F5" w14:textId="1D61A6B5" w:rsidR="00E35700" w:rsidRPr="00F310A3" w:rsidRDefault="00E35700" w:rsidP="00576A81">
      <w:pPr>
        <w:jc w:val="both"/>
        <w:outlineLvl w:val="0"/>
        <w:rPr>
          <w:i/>
        </w:rPr>
      </w:pPr>
      <w:r w:rsidRPr="00F310A3">
        <w:rPr>
          <w:i/>
        </w:rPr>
        <w:t>Variant selection</w:t>
      </w:r>
    </w:p>
    <w:p w14:paraId="46453DB4" w14:textId="77777777" w:rsidR="00F310A3" w:rsidRPr="00044146" w:rsidRDefault="00F310A3" w:rsidP="009F2CA2">
      <w:pPr>
        <w:jc w:val="both"/>
      </w:pPr>
    </w:p>
    <w:p w14:paraId="6214C079" w14:textId="6249B217" w:rsidR="0034630E" w:rsidRPr="00044146" w:rsidRDefault="003E7143" w:rsidP="009F2CA2">
      <w:pPr>
        <w:jc w:val="both"/>
        <w:rPr>
          <w:color w:val="000000" w:themeColor="text1"/>
        </w:rPr>
      </w:pPr>
      <w:r w:rsidRPr="00044146">
        <w:rPr>
          <w:color w:val="000000" w:themeColor="text1"/>
        </w:rPr>
        <w:t xml:space="preserve">In-house Python code was developed </w:t>
      </w:r>
      <w:r w:rsidR="00770C12" w:rsidRPr="00044146">
        <w:rPr>
          <w:color w:val="000000" w:themeColor="text1"/>
        </w:rPr>
        <w:t>for the selection of</w:t>
      </w:r>
      <w:r w:rsidRPr="00044146">
        <w:rPr>
          <w:color w:val="000000" w:themeColor="text1"/>
        </w:rPr>
        <w:t xml:space="preserve"> variants with predicted function</w:t>
      </w:r>
      <w:r w:rsidR="0034630E" w:rsidRPr="00044146">
        <w:rPr>
          <w:color w:val="000000" w:themeColor="text1"/>
        </w:rPr>
        <w:t xml:space="preserve">al effects. </w:t>
      </w:r>
      <w:r w:rsidR="00DA2E73">
        <w:rPr>
          <w:color w:val="000000" w:themeColor="text1"/>
        </w:rPr>
        <w:t>Variants</w:t>
      </w:r>
      <w:r w:rsidR="00957530">
        <w:rPr>
          <w:color w:val="000000" w:themeColor="text1"/>
        </w:rPr>
        <w:t xml:space="preserve"> related to splice site variants</w:t>
      </w:r>
      <w:r w:rsidR="00044146" w:rsidRPr="00044146">
        <w:rPr>
          <w:color w:val="000000" w:themeColor="text1"/>
        </w:rPr>
        <w:t xml:space="preserve">, missense variants, </w:t>
      </w:r>
      <w:proofErr w:type="spellStart"/>
      <w:r w:rsidR="00044146" w:rsidRPr="00044146">
        <w:rPr>
          <w:color w:val="000000" w:themeColor="text1"/>
        </w:rPr>
        <w:t>inframe</w:t>
      </w:r>
      <w:proofErr w:type="spellEnd"/>
      <w:r w:rsidR="00044146" w:rsidRPr="00044146">
        <w:rPr>
          <w:color w:val="000000" w:themeColor="text1"/>
        </w:rPr>
        <w:t xml:space="preserve"> deletions, </w:t>
      </w:r>
      <w:proofErr w:type="spellStart"/>
      <w:r w:rsidR="00044146" w:rsidRPr="00044146">
        <w:rPr>
          <w:color w:val="000000" w:themeColor="text1"/>
        </w:rPr>
        <w:t>inframe</w:t>
      </w:r>
      <w:proofErr w:type="spellEnd"/>
      <w:r w:rsidR="00044146" w:rsidRPr="00044146">
        <w:rPr>
          <w:color w:val="000000" w:themeColor="text1"/>
        </w:rPr>
        <w:t xml:space="preserve"> insertions, frameshift deletions and stop</w:t>
      </w:r>
      <w:r w:rsidR="001D495E">
        <w:rPr>
          <w:color w:val="000000" w:themeColor="text1"/>
        </w:rPr>
        <w:t xml:space="preserve"> </w:t>
      </w:r>
      <w:r w:rsidR="00044146" w:rsidRPr="00044146">
        <w:rPr>
          <w:color w:val="000000" w:themeColor="text1"/>
        </w:rPr>
        <w:t xml:space="preserve">gained variants </w:t>
      </w:r>
      <w:r w:rsidR="00D63C9A">
        <w:rPr>
          <w:color w:val="000000" w:themeColor="text1"/>
        </w:rPr>
        <w:t>are</w:t>
      </w:r>
      <w:r w:rsidR="00044146" w:rsidRPr="00044146">
        <w:rPr>
          <w:color w:val="000000" w:themeColor="text1"/>
        </w:rPr>
        <w:t xml:space="preserve"> included</w:t>
      </w:r>
      <w:r w:rsidR="00044146">
        <w:rPr>
          <w:color w:val="000000" w:themeColor="text1"/>
        </w:rPr>
        <w:t>, other non-coding variants are not reported</w:t>
      </w:r>
      <w:r w:rsidR="00FE4468">
        <w:rPr>
          <w:color w:val="000000" w:themeColor="text1"/>
        </w:rPr>
        <w:t xml:space="preserve"> in detail here</w:t>
      </w:r>
      <w:r w:rsidR="00044146" w:rsidRPr="00044146">
        <w:rPr>
          <w:color w:val="000000" w:themeColor="text1"/>
        </w:rPr>
        <w:t xml:space="preserve">. </w:t>
      </w:r>
      <w:r w:rsidR="0034630E" w:rsidRPr="00044146">
        <w:rPr>
          <w:color w:val="000000" w:themeColor="text1"/>
        </w:rPr>
        <w:t xml:space="preserve">Before </w:t>
      </w:r>
      <w:r w:rsidR="003045A4" w:rsidRPr="00044146">
        <w:rPr>
          <w:color w:val="000000" w:themeColor="text1"/>
        </w:rPr>
        <w:t>selection</w:t>
      </w:r>
      <w:r w:rsidR="0034630E" w:rsidRPr="00044146">
        <w:rPr>
          <w:color w:val="000000" w:themeColor="text1"/>
        </w:rPr>
        <w:t xml:space="preserve">, variants with an occurrence of </w:t>
      </w:r>
      <w:r w:rsidR="0034630E" w:rsidRPr="00044146">
        <w:rPr>
          <w:color w:val="000000" w:themeColor="text1"/>
        </w:rPr>
        <w:sym w:font="Symbol" w:char="F0B3"/>
      </w:r>
      <w:r w:rsidR="0034630E" w:rsidRPr="00044146">
        <w:rPr>
          <w:color w:val="000000" w:themeColor="text1"/>
        </w:rPr>
        <w:t xml:space="preserve"> 1% in </w:t>
      </w:r>
      <w:r w:rsidR="006F6ADA" w:rsidRPr="00044146">
        <w:rPr>
          <w:color w:val="000000" w:themeColor="text1"/>
        </w:rPr>
        <w:t xml:space="preserve">the </w:t>
      </w:r>
      <w:proofErr w:type="spellStart"/>
      <w:r w:rsidR="0034630E" w:rsidRPr="00044146">
        <w:rPr>
          <w:color w:val="000000" w:themeColor="text1"/>
        </w:rPr>
        <w:t>ExAcAfr</w:t>
      </w:r>
      <w:proofErr w:type="spellEnd"/>
      <w:r w:rsidR="0034630E" w:rsidRPr="00044146">
        <w:rPr>
          <w:color w:val="000000" w:themeColor="text1"/>
        </w:rPr>
        <w:t xml:space="preserve"> </w:t>
      </w:r>
      <w:r w:rsidR="006F6ADA" w:rsidRPr="00044146">
        <w:rPr>
          <w:color w:val="000000" w:themeColor="text1"/>
        </w:rPr>
        <w:t xml:space="preserve">database </w:t>
      </w:r>
      <w:r w:rsidR="0034630E" w:rsidRPr="00044146">
        <w:rPr>
          <w:color w:val="000000" w:themeColor="text1"/>
        </w:rPr>
        <w:t>were removed</w:t>
      </w:r>
      <w:r w:rsidR="006F6ADA" w:rsidRPr="00044146">
        <w:rPr>
          <w:color w:val="000000" w:themeColor="text1"/>
        </w:rPr>
        <w:t xml:space="preserve"> </w:t>
      </w:r>
      <w:r w:rsidR="006F6ADA" w:rsidRPr="00044146">
        <w:rPr>
          <w:color w:val="000000" w:themeColor="text1"/>
        </w:rPr>
        <w:fldChar w:fldCharType="begin">
          <w:fldData xml:space="preserve">PEVuZE5vdGU+PENpdGU+PEF1dGhvcj5MZWs8L0F1dGhvcj48WWVhcj4yMDE2PC9ZZWFyPjxSZWNO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</w:fldData>
        </w:fldChar>
      </w:r>
      <w:r w:rsidR="00F22774">
        <w:rPr>
          <w:color w:val="000000" w:themeColor="text1"/>
        </w:rPr>
        <w:instrText xml:space="preserve"> ADDIN EN.CITE </w:instrText>
      </w:r>
      <w:r w:rsidR="00F22774">
        <w:rPr>
          <w:color w:val="000000" w:themeColor="text1"/>
        </w:rPr>
        <w:fldChar w:fldCharType="begin">
          <w:fldData xml:space="preserve">PEVuZE5vdGU+PENpdGU+PEF1dGhvcj5MZWs8L0F1dGhvcj48WWVhcj4yMDE2PC9ZZWFyPjxSZWNO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</w:fldData>
        </w:fldChar>
      </w:r>
      <w:r w:rsidR="00F22774">
        <w:rPr>
          <w:color w:val="000000" w:themeColor="text1"/>
        </w:rPr>
        <w:instrText xml:space="preserve"> ADDIN EN.CITE.DATA </w:instrText>
      </w:r>
      <w:r w:rsidR="00F22774">
        <w:rPr>
          <w:color w:val="000000" w:themeColor="text1"/>
        </w:rPr>
      </w:r>
      <w:r w:rsidR="00F22774">
        <w:rPr>
          <w:color w:val="000000" w:themeColor="text1"/>
        </w:rPr>
        <w:fldChar w:fldCharType="end"/>
      </w:r>
      <w:r w:rsidR="006F6ADA" w:rsidRPr="00044146">
        <w:rPr>
          <w:color w:val="000000" w:themeColor="text1"/>
        </w:rPr>
      </w:r>
      <w:r w:rsidR="006F6ADA" w:rsidRPr="00044146">
        <w:rPr>
          <w:color w:val="000000" w:themeColor="text1"/>
        </w:rPr>
        <w:fldChar w:fldCharType="separate"/>
      </w:r>
      <w:r w:rsidR="00F22774" w:rsidRPr="00F22774">
        <w:rPr>
          <w:noProof/>
          <w:color w:val="000000" w:themeColor="text1"/>
          <w:vertAlign w:val="superscript"/>
        </w:rPr>
        <w:t>31</w:t>
      </w:r>
      <w:r w:rsidR="006F6ADA" w:rsidRPr="00044146">
        <w:rPr>
          <w:color w:val="000000" w:themeColor="text1"/>
        </w:rPr>
        <w:fldChar w:fldCharType="end"/>
      </w:r>
      <w:r w:rsidR="0034630E" w:rsidRPr="00044146">
        <w:rPr>
          <w:color w:val="000000" w:themeColor="text1"/>
        </w:rPr>
        <w:t>.</w:t>
      </w:r>
    </w:p>
    <w:p w14:paraId="23C786A0" w14:textId="77777777" w:rsidR="0034630E" w:rsidRDefault="0034630E" w:rsidP="009F2CA2">
      <w:pPr>
        <w:jc w:val="both"/>
      </w:pPr>
    </w:p>
    <w:p w14:paraId="28E4A693" w14:textId="1AF368EB" w:rsidR="00E35700" w:rsidRPr="003E7143" w:rsidRDefault="003E7143" w:rsidP="009F2CA2">
      <w:pPr>
        <w:jc w:val="both"/>
      </w:pPr>
      <w:r>
        <w:t xml:space="preserve">For this study, the results of </w:t>
      </w:r>
      <w:r w:rsidR="00990025">
        <w:t xml:space="preserve">five </w:t>
      </w:r>
      <w:r w:rsidR="00132FA6">
        <w:t xml:space="preserve">functional </w:t>
      </w:r>
      <w:r w:rsidR="00823350">
        <w:t>effect predictors</w:t>
      </w:r>
      <w:r w:rsidR="00E35700">
        <w:t xml:space="preserve"> </w:t>
      </w:r>
      <w:r>
        <w:t xml:space="preserve">were </w:t>
      </w:r>
      <w:r w:rsidR="0000499B">
        <w:t>considered</w:t>
      </w:r>
      <w:r>
        <w:t xml:space="preserve">, being </w:t>
      </w:r>
      <w:proofErr w:type="spellStart"/>
      <w:r w:rsidR="00E35700" w:rsidRPr="003E7143">
        <w:t>LRT_pred</w:t>
      </w:r>
      <w:proofErr w:type="spellEnd"/>
      <w:r w:rsidR="00957530">
        <w:t xml:space="preserve"> </w:t>
      </w:r>
      <w:r w:rsidR="001900AE">
        <w:fldChar w:fldCharType="begin"/>
      </w:r>
      <w:r w:rsidR="00F22774">
        <w:instrText xml:space="preserve"> ADDIN EN.CITE &lt;EndNote&gt;&lt;Cite&gt;&lt;Author&gt;Bumgarner&lt;/Author&gt;&lt;Year&gt;2013&lt;/Year&gt;&lt;RecNum&gt;207&lt;/RecNum&gt;&lt;DisplayText&gt;&lt;style face="superscript"&gt;32&lt;/style&gt;&lt;/DisplayText&gt;&lt;record&gt;&lt;rec-number&gt;207&lt;/rec-number&gt;&lt;foreign-keys&gt;&lt;key app="EN" db-id="pe2zzvva00pd9uet2s5ptrz5drtpx52vdvza" timestamp="1485515951"&gt;207&lt;/key&gt;&lt;/foreign-keys&gt;&lt;ref-type name="Journal Article"&gt;17&lt;/ref-type&gt;&lt;contributors&gt;&lt;authors&gt;&lt;author&gt;Bumgarner, R.&lt;/author&gt;&lt;/authors&gt;&lt;/contributors&gt;&lt;titles&gt;&lt;title&gt;DNA microarrays: Types, Applications and their future&lt;/title&gt;&lt;secondary-title&gt;Current protocols in molecular biology / edited by Frederick M. Ausubel ... [et al.]&lt;/secondary-title&gt;&lt;/titles&gt;&lt;periodical&gt;&lt;full-title&gt;Current protocols in molecular biology / edited by Frederick M. Ausubel ... [et al.]&lt;/full-title&gt;&lt;/periodical&gt;&lt;pages&gt;Unit-22.1.&lt;/pages&gt;&lt;volume&gt;0 22&lt;/volume&gt;&lt;dates&gt;&lt;year&gt;2013&lt;/year&gt;&lt;/dates&gt;&lt;isbn&gt;1934-3639&amp;#xD;1934-3647&lt;/isbn&gt;&lt;accession-num&gt;PMC4011503&lt;/accession-num&gt;&lt;urls&gt;&lt;related-urls&gt;&lt;url&gt;http://www.ncbi.nlm.nih.gov/pmc/articles/PMC4011503/&lt;/url&gt;&lt;/related-urls&gt;&lt;/urls&gt;&lt;electronic-resource-num&gt;10.1002/0471142727.mb2201s101&lt;/electronic-resource-num&gt;&lt;remote-database-name&gt;PMC&lt;/remote-database-name&gt;&lt;/record&gt;&lt;/Cite&gt;&lt;/EndNote&gt;</w:instrText>
      </w:r>
      <w:r w:rsidR="001900AE">
        <w:fldChar w:fldCharType="separate"/>
      </w:r>
      <w:r w:rsidR="00F22774" w:rsidRPr="00F22774">
        <w:rPr>
          <w:noProof/>
          <w:vertAlign w:val="superscript"/>
        </w:rPr>
        <w:t>32</w:t>
      </w:r>
      <w:r w:rsidR="001900AE">
        <w:fldChar w:fldCharType="end"/>
      </w:r>
      <w:r w:rsidR="00E35700" w:rsidRPr="003E7143">
        <w:t xml:space="preserve">, </w:t>
      </w:r>
      <w:proofErr w:type="spellStart"/>
      <w:r w:rsidR="00E35700" w:rsidRPr="003E7143">
        <w:t>MutationTaster</w:t>
      </w:r>
      <w:proofErr w:type="spellEnd"/>
      <w:r w:rsidR="001900AE">
        <w:t xml:space="preserve"> </w:t>
      </w:r>
      <w:r w:rsidR="001900AE">
        <w:fldChar w:fldCharType="begin"/>
      </w:r>
      <w:r w:rsidR="00F22774">
        <w:instrText xml:space="preserve"> ADDIN EN.CITE &lt;EndNote&gt;&lt;Cite&gt;&lt;Author&gt;Schwarz&lt;/Author&gt;&lt;Year&gt;2014&lt;/Year&gt;&lt;RecNum&gt;159&lt;/RecNum&gt;&lt;DisplayText&gt;&lt;style face="superscript"&gt;33&lt;/style&gt;&lt;/DisplayText&gt;&lt;record&gt;&lt;rec-number&gt;159&lt;/rec-number&gt;&lt;foreign-keys&gt;&lt;key app="EN" db-id="pe2zzvva00pd9uet2s5ptrz5drtpx52vdvza" timestamp="1473938066"&gt;159&lt;/key&gt;&lt;/foreign-keys&gt;&lt;ref-type name="Journal Article"&gt;17&lt;/ref-type&gt;&lt;contributors&gt;&lt;authors&gt;&lt;author&gt;Schwarz, J. M.&lt;/author&gt;&lt;author&gt;Cooper, D. N.&lt;/author&gt;&lt;author&gt;Schuelke, M.&lt;/author&gt;&lt;author&gt;Seelow, D.&lt;/author&gt;&lt;/authors&gt;&lt;/contributors&gt;&lt;auth-address&gt;1] Department of Neuropediatrics, Charite - Universitatsmedizin Berlin, Berlin, Germany. [2] NeuroCure Clinical Research Center, Charite - Universitatsmedizin Berlin, Berlin, Germany.&amp;#xD;Institute of Medical Genetics, Cardiff University, Cardiff, UK.&lt;/auth-address&gt;&lt;titles&gt;&lt;title&gt;MutationTaster2: mutation prediction for the deep-sequencing age&lt;/title&gt;&lt;secondary-title&gt;Nat Methods&lt;/secondary-title&gt;&lt;alt-title&gt;Nature methods&lt;/alt-title&gt;&lt;/titles&gt;&lt;periodical&gt;&lt;full-title&gt;Nat Methods&lt;/full-title&gt;&lt;abbr-1&gt;Nature methods&lt;/abbr-1&gt;&lt;/periodical&gt;&lt;alt-periodical&gt;&lt;full-title&gt;Nat Methods&lt;/full-title&gt;&lt;abbr-1&gt;Nature methods&lt;/abbr-1&gt;&lt;/alt-periodical&gt;&lt;pages&gt;361-362&lt;/pages&gt;&lt;volume&gt;11&lt;/volume&gt;&lt;number&gt;4&lt;/number&gt;&lt;edition&gt;2014/04/01&lt;/edition&gt;&lt;keywords&gt;&lt;keyword&gt;*Base Sequence&lt;/keyword&gt;&lt;keyword&gt;DNA/*genetics&lt;/keyword&gt;&lt;keyword&gt;DNA Barcoding, Taxonomic&lt;/keyword&gt;&lt;keyword&gt;*Mutation&lt;/keyword&gt;&lt;keyword&gt;*Software&lt;/keyword&gt;&lt;/keywords&gt;&lt;dates&gt;&lt;year&gt;2014&lt;/year&gt;&lt;pub-dates&gt;&lt;date&gt;Apr&lt;/date&gt;&lt;/pub-dates&gt;&lt;/dates&gt;&lt;isbn&gt;1548-7091&lt;/isbn&gt;&lt;accession-num&gt;24681721&lt;/accession-num&gt;&lt;urls&gt;&lt;/urls&gt;&lt;electronic-resource-num&gt;10.1038/nmeth.2890&lt;/electronic-resource-num&gt;&lt;remote-database-provider&gt;NLM&lt;/remote-database-provider&gt;&lt;language&gt;eng&lt;/language&gt;&lt;/record&gt;&lt;/Cite&gt;&lt;/EndNote&gt;</w:instrText>
      </w:r>
      <w:r w:rsidR="001900AE">
        <w:fldChar w:fldCharType="separate"/>
      </w:r>
      <w:r w:rsidR="00F22774" w:rsidRPr="00F22774">
        <w:rPr>
          <w:noProof/>
          <w:vertAlign w:val="superscript"/>
        </w:rPr>
        <w:t>33</w:t>
      </w:r>
      <w:r w:rsidR="001900AE">
        <w:fldChar w:fldCharType="end"/>
      </w:r>
      <w:r w:rsidR="00E35700" w:rsidRPr="003E7143">
        <w:t xml:space="preserve">, </w:t>
      </w:r>
      <w:proofErr w:type="spellStart"/>
      <w:r w:rsidR="00E35700" w:rsidRPr="003E7143">
        <w:t>Provean</w:t>
      </w:r>
      <w:proofErr w:type="spellEnd"/>
      <w:r w:rsidR="00C66011">
        <w:t xml:space="preserve"> </w:t>
      </w:r>
      <w:r w:rsidR="00C66011">
        <w:fldChar w:fldCharType="begin"/>
      </w:r>
      <w:r w:rsidR="00D4665E">
        <w:instrText xml:space="preserve"> ADDIN EN.CITE &lt;EndNote&gt;&lt;Cite&gt;&lt;Author&gt;Choi&lt;/Author&gt;&lt;Year&gt;2012&lt;/Year&gt;&lt;RecNum&gt;416&lt;/RecNum&gt;&lt;DisplayText&gt;&lt;style face="superscript"&gt;34&lt;/style&gt;&lt;/DisplayText&gt;&lt;record&gt;&lt;rec-number&gt;416&lt;/rec-number&gt;&lt;foreign-keys&gt;&lt;key app="EN" db-id="pe2zzvva00pd9uet2s5ptrz5drtpx52vdvza" timestamp="1535023576"&gt;416&lt;/key&gt;&lt;/foreign-keys&gt;&lt;ref-type name="Journal Article"&gt;17&lt;/ref-type&gt;&lt;contributors&gt;&lt;authors&gt;&lt;author&gt;Choi, Y.&lt;/author&gt;&lt;author&gt;Sims, G. E.&lt;/author&gt;&lt;author&gt;Murphy, S.&lt;/author&gt;&lt;author&gt;Miller, J. R.&lt;/author&gt;&lt;author&gt;Chan, A. P.&lt;/author&gt;&lt;/authors&gt;&lt;/contributors&gt;&lt;auth-address&gt;The J. Craig Venter Institute, Rockville, Maryland, United States of America.&lt;/auth-address&gt;&lt;titles&gt;&lt;title&gt;Predicting the functional effect of amino acid substitutions and indels&lt;/title&gt;&lt;secondary-title&gt;PLoS One&lt;/secondary-title&gt;&lt;/titles&gt;&lt;periodical&gt;&lt;full-title&gt;PLoS One&lt;/full-title&gt;&lt;abbr-1&gt;PloS one&lt;/abbr-1&gt;&lt;/periodical&gt;&lt;pages&gt;e46688&lt;/pages&gt;&lt;volume&gt;7&lt;/volume&gt;&lt;number&gt;10&lt;/number&gt;&lt;edition&gt;2012/10/12&lt;/edition&gt;&lt;keywords&gt;&lt;keyword&gt;Amino Acid Substitution/*genetics&lt;/keyword&gt;&lt;keyword&gt;Animals&lt;/keyword&gt;&lt;keyword&gt;Computational Biology/*methods&lt;/keyword&gt;&lt;keyword&gt;Databases, Genetic&lt;/keyword&gt;&lt;keyword&gt;Genome, Human/genetics&lt;/keyword&gt;&lt;keyword&gt;Humans&lt;/keyword&gt;&lt;keyword&gt;INDEL Mutation/*genetics&lt;/keyword&gt;&lt;keyword&gt;Mutation&lt;/keyword&gt;&lt;/keywords&gt;&lt;dates&gt;&lt;year&gt;2012&lt;/year&gt;&lt;/dates&gt;&lt;isbn&gt;1932-6203 (Electronic)&amp;#xD;1932-6203 (Linking)&lt;/isbn&gt;&lt;accession-num&gt;23056405&lt;/accession-num&gt;&lt;urls&gt;&lt;related-urls&gt;&lt;url&gt;https://www.ncbi.nlm.nih.gov/pubmed/23056405&lt;/url&gt;&lt;/related-urls&gt;&lt;/urls&gt;&lt;custom2&gt;PMC3466303&lt;/custom2&gt;&lt;electronic-resource-num&gt;10.1371/journal.pone.0046688&lt;/electronic-resource-num&gt;&lt;/record&gt;&lt;/Cite&gt;&lt;/EndNote&gt;</w:instrText>
      </w:r>
      <w:r w:rsidR="00C66011">
        <w:fldChar w:fldCharType="separate"/>
      </w:r>
      <w:r w:rsidR="00D4665E" w:rsidRPr="00D4665E">
        <w:rPr>
          <w:noProof/>
          <w:vertAlign w:val="superscript"/>
        </w:rPr>
        <w:t>34</w:t>
      </w:r>
      <w:r w:rsidR="00C66011">
        <w:fldChar w:fldCharType="end"/>
      </w:r>
      <w:r w:rsidR="00E35700" w:rsidRPr="003E7143">
        <w:t xml:space="preserve">, </w:t>
      </w:r>
      <w:r>
        <w:t>CADD</w:t>
      </w:r>
      <w:r w:rsidR="00C66011">
        <w:t xml:space="preserve"> </w:t>
      </w:r>
      <w:r w:rsidR="00E94AE2">
        <w:fldChar w:fldCharType="begin">
          <w:fldData xml:space="preserve">PEVuZE5vdGU+PENpdGU+PEF1dGhvcj5LaXJjaGVyPC9BdXRob3I+PFllYXI+MjAxNDwvWWVhcj48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</w:fldData>
        </w:fldChar>
      </w:r>
      <w:r w:rsidR="00D4665E">
        <w:instrText xml:space="preserve"> ADDIN EN.CITE </w:instrText>
      </w:r>
      <w:r w:rsidR="00D4665E">
        <w:fldChar w:fldCharType="begin">
          <w:fldData xml:space="preserve">PEVuZE5vdGU+PENpdGU+PEF1dGhvcj5LaXJjaGVyPC9BdXRob3I+PFllYXI+MjAxNDwvWWVhcj48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</w:fldData>
        </w:fldChar>
      </w:r>
      <w:r w:rsidR="00D4665E">
        <w:instrText xml:space="preserve"> ADDIN EN.CITE.DATA </w:instrText>
      </w:r>
      <w:r w:rsidR="00D4665E">
        <w:fldChar w:fldCharType="end"/>
      </w:r>
      <w:r w:rsidR="00E94AE2">
        <w:fldChar w:fldCharType="separate"/>
      </w:r>
      <w:r w:rsidR="00D4665E" w:rsidRPr="00D4665E">
        <w:rPr>
          <w:noProof/>
          <w:vertAlign w:val="superscript"/>
        </w:rPr>
        <w:t>35</w:t>
      </w:r>
      <w:r w:rsidR="00E94AE2">
        <w:fldChar w:fldCharType="end"/>
      </w:r>
      <w:r w:rsidR="00E35700" w:rsidRPr="003E7143">
        <w:t xml:space="preserve"> and FATHMM</w:t>
      </w:r>
      <w:r>
        <w:t xml:space="preserve"> </w:t>
      </w:r>
      <w:r w:rsidR="00E676D5">
        <w:fldChar w:fldCharType="begin">
          <w:fldData xml:space="preserve">PEVuZE5vdGU+PENpdGU+PEF1dGhvcj5TaGloYWI8L0F1dGhvcj48WWVhcj4yMDEzPC9ZZWFyPjxS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</w:fldData>
        </w:fldChar>
      </w:r>
      <w:r w:rsidR="00D4665E">
        <w:instrText xml:space="preserve"> ADDIN EN.CITE </w:instrText>
      </w:r>
      <w:r w:rsidR="00D4665E">
        <w:fldChar w:fldCharType="begin">
          <w:fldData xml:space="preserve">PEVuZE5vdGU+PENpdGU+PEF1dGhvcj5TaGloYWI8L0F1dGhvcj48WWVhcj4yMDEzPC9ZZWFyPjxS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</w:fldData>
        </w:fldChar>
      </w:r>
      <w:r w:rsidR="00D4665E">
        <w:instrText xml:space="preserve"> ADDIN EN.CITE.DATA </w:instrText>
      </w:r>
      <w:r w:rsidR="00D4665E">
        <w:fldChar w:fldCharType="end"/>
      </w:r>
      <w:r w:rsidR="00E676D5">
        <w:fldChar w:fldCharType="separate"/>
      </w:r>
      <w:r w:rsidR="00D4665E" w:rsidRPr="00D4665E">
        <w:rPr>
          <w:noProof/>
          <w:vertAlign w:val="superscript"/>
        </w:rPr>
        <w:t>36</w:t>
      </w:r>
      <w:r w:rsidR="00E676D5">
        <w:fldChar w:fldCharType="end"/>
      </w:r>
      <w:r w:rsidR="00E676D5">
        <w:t xml:space="preserve"> </w:t>
      </w:r>
      <w:r>
        <w:t xml:space="preserve">with variants being </w:t>
      </w:r>
      <w:r w:rsidR="0000499B">
        <w:t>selected</w:t>
      </w:r>
      <w:r>
        <w:t xml:space="preserve"> i</w:t>
      </w:r>
      <w:r w:rsidR="00E35700" w:rsidRPr="003E7143">
        <w:t xml:space="preserve">f </w:t>
      </w:r>
      <w:r w:rsidR="00132FA6">
        <w:t>at least 4/6 methods</w:t>
      </w:r>
      <w:r w:rsidR="00E35700" w:rsidRPr="003E7143">
        <w:t xml:space="preserve"> </w:t>
      </w:r>
      <w:r>
        <w:t>predicted</w:t>
      </w:r>
      <w:r w:rsidR="00E35700" w:rsidRPr="003E7143">
        <w:t xml:space="preserve"> a variant </w:t>
      </w:r>
      <w:r>
        <w:t xml:space="preserve">to be </w:t>
      </w:r>
      <w:r w:rsidR="00E35700" w:rsidRPr="003E7143">
        <w:t>deleterious</w:t>
      </w:r>
      <w:r>
        <w:t xml:space="preserve">. </w:t>
      </w:r>
      <w:r w:rsidR="002F509F">
        <w:t>A threshold of 2.0 for GERP_RS and 10.0 for CADD was used.</w:t>
      </w:r>
      <w:r w:rsidR="00BB54B7">
        <w:t xml:space="preserve"> For the other methods, a prediction of </w:t>
      </w:r>
      <w:r w:rsidR="00CB152B">
        <w:t>‘</w:t>
      </w:r>
      <w:r w:rsidR="00BB54B7">
        <w:t>D</w:t>
      </w:r>
      <w:r w:rsidR="00CB152B">
        <w:t>’</w:t>
      </w:r>
      <w:r w:rsidR="00BB54B7">
        <w:t xml:space="preserve"> was selected.</w:t>
      </w:r>
    </w:p>
    <w:p w14:paraId="0CA31F56" w14:textId="77777777" w:rsidR="00E35700" w:rsidRPr="003E7143" w:rsidRDefault="00E35700" w:rsidP="009F2CA2">
      <w:pPr>
        <w:jc w:val="both"/>
      </w:pPr>
    </w:p>
    <w:p w14:paraId="3CE1A02B" w14:textId="12F455D8" w:rsidR="00E35700" w:rsidRDefault="00511E76" w:rsidP="009F2CA2">
      <w:pPr>
        <w:jc w:val="both"/>
      </w:pPr>
      <w:r>
        <w:t xml:space="preserve">As VEP provides results for multiple transcripts per gene, canonical transcripts are reported on here, as determined by mapping of REFSEQ identifiers to </w:t>
      </w:r>
      <w:proofErr w:type="spellStart"/>
      <w:r>
        <w:t>Ensembl</w:t>
      </w:r>
      <w:proofErr w:type="spellEnd"/>
      <w:r>
        <w:t xml:space="preserve"> canonical transcripts via </w:t>
      </w:r>
      <w:r w:rsidR="00C32372">
        <w:t>UCSC</w:t>
      </w:r>
      <w:r>
        <w:t xml:space="preserve"> </w:t>
      </w:r>
      <w:r w:rsidR="00BF3B0F">
        <w:t>tables</w:t>
      </w:r>
      <w:r w:rsidR="00C32372">
        <w:t xml:space="preserve"> </w:t>
      </w:r>
      <w:r w:rsidR="00C32372">
        <w:fldChar w:fldCharType="begin"/>
      </w:r>
      <w:r w:rsidR="00D4665E">
        <w:instrText xml:space="preserve"> ADDIN EN.CITE &lt;EndNote&gt;&lt;Cite&gt;&lt;Author&gt;Karolchik&lt;/Author&gt;&lt;Year&gt;2004&lt;/Year&gt;&lt;RecNum&gt;409&lt;/RecNum&gt;&lt;DisplayText&gt;&lt;style face="superscript"&gt;37&lt;/style&gt;&lt;/DisplayText&gt;&lt;record&gt;&lt;rec-number&gt;409&lt;/rec-number&gt;&lt;foreign-keys&gt;&lt;key app="EN" db-id="pe2zzvva00pd9uet2s5ptrz5drtpx52vdvza" timestamp="1534413176"&gt;409&lt;/key&gt;&lt;/foreign-keys&gt;&lt;ref-type name="Journal Article"&gt;17&lt;/ref-type&gt;&lt;contributors&gt;&lt;authors&gt;&lt;author&gt;Karolchik, D.&lt;/author&gt;&lt;author&gt;Hinrichs, A. S.&lt;/author&gt;&lt;author&gt;Furey, T. S.&lt;/author&gt;&lt;author&gt;Roskin, K. M.&lt;/author&gt;&lt;author&gt;Sugnet, C. W.&lt;/author&gt;&lt;author&gt;Haussler, D.&lt;/author&gt;&lt;author&gt;Kent, W. J.&lt;/author&gt;&lt;/authors&gt;&lt;/contributors&gt;&lt;auth-address&gt;Center for Biomolecular Science and Engineering, University of California Santa Cruz (UCSC), School of Engineering, 1156 High Street, Santa Cruz, CA 95064-1077, USA. donnak@soe.ucsc.edu&lt;/auth-address&gt;&lt;titles&gt;&lt;title&gt;The UCSC Table Browser data retrieval tool&lt;/title&gt;&lt;secondary-title&gt;Nucleic Acids Res&lt;/secondary-title&gt;&lt;/titles&gt;&lt;periodical&gt;&lt;full-title&gt;Nucleic Acids Res&lt;/full-title&gt;&lt;/periodical&gt;&lt;pages&gt;D493-6&lt;/pages&gt;&lt;volume&gt;32&lt;/volume&gt;&lt;number&gt;Database issue&lt;/number&gt;&lt;edition&gt;2003/12/19&lt;/edition&gt;&lt;keywords&gt;&lt;keyword&gt;Animals&lt;/keyword&gt;&lt;keyword&gt;Computational Biology&lt;/keyword&gt;&lt;keyword&gt;*Databases, Genetic&lt;/keyword&gt;&lt;keyword&gt;*Genome&lt;/keyword&gt;&lt;keyword&gt;Genomics&lt;/keyword&gt;&lt;keyword&gt;Humans&lt;/keyword&gt;&lt;keyword&gt;*Information Storage and Retrieval&lt;/keyword&gt;&lt;keyword&gt;Internet&lt;/keyword&gt;&lt;keyword&gt;*Software&lt;/keyword&gt;&lt;keyword&gt;User-Computer Interface&lt;/keyword&gt;&lt;/keywords&gt;&lt;dates&gt;&lt;year&gt;2004&lt;/year&gt;&lt;pub-dates&gt;&lt;date&gt;Jan 1&lt;/date&gt;&lt;/pub-dates&gt;&lt;/dates&gt;&lt;isbn&gt;1362-4962 (Electronic)&amp;#xD;0305-1048 (Linking)&lt;/isbn&gt;&lt;accession-num&gt;14681465&lt;/accession-num&gt;&lt;urls&gt;&lt;related-urls&gt;&lt;url&gt;https://www.ncbi.nlm.nih.gov/pubmed/14681465&lt;/url&gt;&lt;/related-urls&gt;&lt;/urls&gt;&lt;custom2&gt;PMC308837&lt;/custom2&gt;&lt;electronic-resource-num&gt;10.1093/nar/gkh103&lt;/electronic-resource-num&gt;&lt;/record&gt;&lt;/Cite&gt;&lt;/EndNote&gt;</w:instrText>
      </w:r>
      <w:r w:rsidR="00C32372">
        <w:fldChar w:fldCharType="separate"/>
      </w:r>
      <w:r w:rsidR="00D4665E" w:rsidRPr="00D4665E">
        <w:rPr>
          <w:noProof/>
          <w:vertAlign w:val="superscript"/>
        </w:rPr>
        <w:t>37</w:t>
      </w:r>
      <w:r w:rsidR="00C32372">
        <w:fldChar w:fldCharType="end"/>
      </w:r>
      <w:r>
        <w:t xml:space="preserve">. </w:t>
      </w:r>
      <w:r w:rsidR="00C32372">
        <w:t xml:space="preserve">The mapping of genes to </w:t>
      </w:r>
      <w:proofErr w:type="spellStart"/>
      <w:r w:rsidR="00C32372">
        <w:t>Reactome</w:t>
      </w:r>
      <w:proofErr w:type="spellEnd"/>
      <w:r w:rsidR="00C32372">
        <w:t xml:space="preserve"> pathways was done using </w:t>
      </w:r>
      <w:proofErr w:type="spellStart"/>
      <w:r w:rsidR="00C32372">
        <w:t>MSigDB</w:t>
      </w:r>
      <w:proofErr w:type="spellEnd"/>
      <w:r w:rsidR="00C32372">
        <w:t xml:space="preserve"> tables </w:t>
      </w:r>
      <w:r w:rsidR="00C32372">
        <w:fldChar w:fldCharType="begin">
          <w:fldData xml:space="preserve">PEVuZE5vdGU+PENpdGU+PEF1dGhvcj5TdWJyYW1hbmlhbjwvQXV0aG9yPjxZZWFyPjIwMDU8L1ll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</w:fldData>
        </w:fldChar>
      </w:r>
      <w:r w:rsidR="00D4665E">
        <w:instrText xml:space="preserve"> ADDIN EN.CITE </w:instrText>
      </w:r>
      <w:r w:rsidR="00D4665E">
        <w:fldChar w:fldCharType="begin">
          <w:fldData xml:space="preserve">PEVuZE5vdGU+PENpdGU+PEF1dGhvcj5TdWJyYW1hbmlhbjwvQXV0aG9yPjxZZWFyPjIwMDU8L1ll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</w:fldData>
        </w:fldChar>
      </w:r>
      <w:r w:rsidR="00D4665E">
        <w:instrText xml:space="preserve"> ADDIN EN.CITE.DATA </w:instrText>
      </w:r>
      <w:r w:rsidR="00D4665E">
        <w:fldChar w:fldCharType="end"/>
      </w:r>
      <w:r w:rsidR="00C32372">
        <w:fldChar w:fldCharType="separate"/>
      </w:r>
      <w:r w:rsidR="00D4665E" w:rsidRPr="00D4665E">
        <w:rPr>
          <w:noProof/>
          <w:vertAlign w:val="superscript"/>
        </w:rPr>
        <w:t>38</w:t>
      </w:r>
      <w:r w:rsidR="00C32372">
        <w:fldChar w:fldCharType="end"/>
      </w:r>
      <w:r w:rsidR="00C32372">
        <w:t xml:space="preserve">. </w:t>
      </w:r>
      <w:r w:rsidR="00831EC5">
        <w:t>In the case of BRCA1, transcript</w:t>
      </w:r>
      <w:r w:rsidR="003F46E8">
        <w:t xml:space="preserve"> </w:t>
      </w:r>
      <w:r w:rsidR="00831EC5">
        <w:t>2 naming is also shown for historical reasons.</w:t>
      </w:r>
    </w:p>
    <w:p w14:paraId="0E27A3F1" w14:textId="77777777" w:rsidR="00E35700" w:rsidRDefault="00E35700" w:rsidP="009F2CA2">
      <w:pPr>
        <w:jc w:val="both"/>
      </w:pPr>
    </w:p>
    <w:p w14:paraId="7D966E9C" w14:textId="77777777" w:rsidR="003128A8" w:rsidRDefault="003128A8" w:rsidP="00576A81">
      <w:pPr>
        <w:jc w:val="both"/>
        <w:outlineLvl w:val="0"/>
        <w:rPr>
          <w:b/>
        </w:rPr>
      </w:pPr>
      <w:r w:rsidRPr="00477D9F">
        <w:rPr>
          <w:b/>
        </w:rPr>
        <w:t>Results</w:t>
      </w:r>
    </w:p>
    <w:p w14:paraId="01539B9E" w14:textId="77777777" w:rsidR="00477D9F" w:rsidRDefault="00477D9F" w:rsidP="009F2CA2">
      <w:pPr>
        <w:jc w:val="both"/>
        <w:rPr>
          <w:b/>
        </w:rPr>
      </w:pPr>
    </w:p>
    <w:p w14:paraId="6A2D2AA0" w14:textId="3D7C7691" w:rsidR="003F46E8" w:rsidRPr="00CE27EE" w:rsidRDefault="008F231A" w:rsidP="00576A81">
      <w:pPr>
        <w:jc w:val="both"/>
        <w:outlineLvl w:val="0"/>
        <w:rPr>
          <w:i/>
        </w:rPr>
      </w:pPr>
      <w:r>
        <w:rPr>
          <w:i/>
        </w:rPr>
        <w:t>Variant</w:t>
      </w:r>
      <w:r w:rsidR="003F46E8" w:rsidRPr="00CE27EE">
        <w:rPr>
          <w:i/>
        </w:rPr>
        <w:t xml:space="preserve"> analysis</w:t>
      </w:r>
    </w:p>
    <w:p w14:paraId="59936598" w14:textId="77777777" w:rsidR="003F46E8" w:rsidRPr="003F46E8" w:rsidRDefault="003F46E8" w:rsidP="009F2CA2">
      <w:pPr>
        <w:jc w:val="both"/>
        <w:rPr>
          <w:i/>
          <w:u w:val="single"/>
        </w:rPr>
      </w:pPr>
    </w:p>
    <w:p w14:paraId="37F41D3A" w14:textId="1EB9ED30" w:rsidR="00131BFF" w:rsidRDefault="004158ED" w:rsidP="009F2CA2">
      <w:pPr>
        <w:widowControl w:val="0"/>
        <w:autoSpaceDE w:val="0"/>
        <w:autoSpaceDN w:val="0"/>
        <w:adjustRightInd w:val="0"/>
        <w:spacing w:after="240"/>
        <w:jc w:val="both"/>
      </w:pPr>
      <w:r>
        <w:t xml:space="preserve">The study was performed using germ line DNA from </w:t>
      </w:r>
      <w:r w:rsidR="004E4368">
        <w:t>166</w:t>
      </w:r>
      <w:r>
        <w:t xml:space="preserve"> black </w:t>
      </w:r>
      <w:r w:rsidR="00437167">
        <w:t xml:space="preserve">female </w:t>
      </w:r>
      <w:r>
        <w:t xml:space="preserve">South African breast cancer patients, </w:t>
      </w:r>
      <w:r w:rsidR="00437167">
        <w:t>varying in age between 18 and 54 years</w:t>
      </w:r>
      <w:r w:rsidR="00127E18">
        <w:t xml:space="preserve"> (</w:t>
      </w:r>
      <w:r w:rsidR="00843541">
        <w:t xml:space="preserve">Supplementary </w:t>
      </w:r>
      <w:r w:rsidR="003119EE">
        <w:t>Table 2</w:t>
      </w:r>
      <w:r w:rsidR="00127E18">
        <w:t>). Sequencing was performed for 94 cancer-related genes and 284 SNPs that had previously been</w:t>
      </w:r>
      <w:r w:rsidR="00B63FF8">
        <w:t xml:space="preserve"> shown to be associated with an increased susceptibility to cancer</w:t>
      </w:r>
      <w:r w:rsidR="00127E18">
        <w:t xml:space="preserve">. </w:t>
      </w:r>
      <w:r w:rsidR="00B63FF8">
        <w:t>V</w:t>
      </w:r>
      <w:r>
        <w:t xml:space="preserve">ariants </w:t>
      </w:r>
      <w:r w:rsidR="00B63FF8">
        <w:t xml:space="preserve">of interest </w:t>
      </w:r>
      <w:r>
        <w:t>were selected</w:t>
      </w:r>
      <w:r w:rsidR="00AC0D25">
        <w:t xml:space="preserve"> </w:t>
      </w:r>
      <w:r w:rsidR="00B63FF8">
        <w:t xml:space="preserve">when </w:t>
      </w:r>
      <w:r w:rsidR="00D15651">
        <w:t xml:space="preserve">at least </w:t>
      </w:r>
      <w:r w:rsidR="00787E3E">
        <w:t>3/5</w:t>
      </w:r>
      <w:r w:rsidR="00B63FF8">
        <w:t xml:space="preserve"> methods predicted a </w:t>
      </w:r>
      <w:r w:rsidR="009806E1">
        <w:t>deleterious</w:t>
      </w:r>
      <w:r w:rsidR="00B63FF8">
        <w:t xml:space="preserve"> effect.</w:t>
      </w:r>
      <w:r w:rsidR="0073174C">
        <w:t xml:space="preserve"> </w:t>
      </w:r>
    </w:p>
    <w:p w14:paraId="62969AF4" w14:textId="1899AD56" w:rsidR="00614A45" w:rsidRDefault="00117617" w:rsidP="00614A45">
      <w:pPr>
        <w:widowControl w:val="0"/>
        <w:autoSpaceDE w:val="0"/>
        <w:autoSpaceDN w:val="0"/>
        <w:adjustRightInd w:val="0"/>
        <w:spacing w:after="240"/>
        <w:jc w:val="both"/>
      </w:pPr>
      <w:r w:rsidRPr="0073174C">
        <w:rPr>
          <w:color w:val="000000" w:themeColor="text1"/>
        </w:rPr>
        <w:t xml:space="preserve">Initially, a total of </w:t>
      </w:r>
      <w:r w:rsidR="008768B9">
        <w:rPr>
          <w:color w:val="000000" w:themeColor="text1"/>
        </w:rPr>
        <w:t>1,560</w:t>
      </w:r>
      <w:r w:rsidR="00A871C7">
        <w:rPr>
          <w:color w:val="000000" w:themeColor="text1"/>
        </w:rPr>
        <w:t xml:space="preserve"> </w:t>
      </w:r>
      <w:r w:rsidRPr="0073174C">
        <w:rPr>
          <w:color w:val="000000" w:themeColor="text1"/>
        </w:rPr>
        <w:t xml:space="preserve">variants </w:t>
      </w:r>
      <w:r w:rsidR="002D1249" w:rsidRPr="0073174C">
        <w:rPr>
          <w:color w:val="000000" w:themeColor="text1"/>
        </w:rPr>
        <w:t xml:space="preserve">were </w:t>
      </w:r>
      <w:r w:rsidR="0073174C" w:rsidRPr="0073174C">
        <w:rPr>
          <w:color w:val="000000" w:themeColor="text1"/>
        </w:rPr>
        <w:t>identified following GATK</w:t>
      </w:r>
      <w:r w:rsidR="00DB05E3">
        <w:rPr>
          <w:color w:val="000000" w:themeColor="text1"/>
        </w:rPr>
        <w:t xml:space="preserve"> </w:t>
      </w:r>
      <w:r w:rsidR="003141E2">
        <w:rPr>
          <w:color w:val="000000" w:themeColor="text1"/>
        </w:rPr>
        <w:t xml:space="preserve">specified </w:t>
      </w:r>
      <w:proofErr w:type="spellStart"/>
      <w:r w:rsidR="00DB05E3">
        <w:rPr>
          <w:color w:val="000000" w:themeColor="text1"/>
        </w:rPr>
        <w:t>cut</w:t>
      </w:r>
      <w:r w:rsidR="008200CF">
        <w:rPr>
          <w:color w:val="000000" w:themeColor="text1"/>
        </w:rPr>
        <w:t>off</w:t>
      </w:r>
      <w:proofErr w:type="spellEnd"/>
      <w:r w:rsidR="0073174C" w:rsidRPr="0073174C">
        <w:rPr>
          <w:color w:val="000000" w:themeColor="text1"/>
        </w:rPr>
        <w:t>-based filtration of variants</w:t>
      </w:r>
      <w:r w:rsidR="00127E18" w:rsidRPr="0073174C">
        <w:rPr>
          <w:color w:val="000000" w:themeColor="text1"/>
        </w:rPr>
        <w:t xml:space="preserve"> (</w:t>
      </w:r>
      <w:r w:rsidR="0073174C" w:rsidRPr="0073174C">
        <w:rPr>
          <w:color w:val="000000" w:themeColor="text1"/>
        </w:rPr>
        <w:t xml:space="preserve">Supplementary Table </w:t>
      </w:r>
      <w:r w:rsidR="000E0176">
        <w:rPr>
          <w:color w:val="000000" w:themeColor="text1"/>
        </w:rPr>
        <w:t>1</w:t>
      </w:r>
      <w:r w:rsidR="00127E18" w:rsidRPr="0073174C">
        <w:rPr>
          <w:color w:val="000000" w:themeColor="text1"/>
        </w:rPr>
        <w:t>)</w:t>
      </w:r>
      <w:r w:rsidR="0073174C" w:rsidRPr="0073174C">
        <w:rPr>
          <w:color w:val="000000" w:themeColor="text1"/>
        </w:rPr>
        <w:t>.</w:t>
      </w:r>
      <w:r w:rsidR="004855B4" w:rsidRPr="0073174C">
        <w:rPr>
          <w:color w:val="000000" w:themeColor="text1"/>
        </w:rPr>
        <w:t xml:space="preserve"> </w:t>
      </w:r>
      <w:r w:rsidR="00DB1740" w:rsidRPr="0073174C">
        <w:rPr>
          <w:color w:val="000000" w:themeColor="text1"/>
        </w:rPr>
        <w:t>VEP</w:t>
      </w:r>
      <w:r w:rsidR="0073174C">
        <w:rPr>
          <w:color w:val="000000" w:themeColor="text1"/>
        </w:rPr>
        <w:t xml:space="preserve"> identified </w:t>
      </w:r>
      <w:r w:rsidR="00DB1740" w:rsidRPr="0073174C">
        <w:rPr>
          <w:color w:val="000000" w:themeColor="text1"/>
        </w:rPr>
        <w:t xml:space="preserve">135 (8.4%) of these </w:t>
      </w:r>
      <w:r w:rsidR="0073174C">
        <w:rPr>
          <w:color w:val="000000" w:themeColor="text1"/>
        </w:rPr>
        <w:t>as</w:t>
      </w:r>
      <w:r w:rsidR="00DB1740" w:rsidRPr="0073174C">
        <w:rPr>
          <w:color w:val="000000" w:themeColor="text1"/>
        </w:rPr>
        <w:t xml:space="preserve"> novel variants. </w:t>
      </w:r>
      <w:r w:rsidR="00622CA3">
        <w:rPr>
          <w:color w:val="000000" w:themeColor="text1"/>
        </w:rPr>
        <w:t>In the final dataset</w:t>
      </w:r>
      <w:r w:rsidR="00DB753F">
        <w:rPr>
          <w:color w:val="000000" w:themeColor="text1"/>
        </w:rPr>
        <w:t xml:space="preserve"> following </w:t>
      </w:r>
      <w:r w:rsidR="00D52467">
        <w:rPr>
          <w:color w:val="000000" w:themeColor="text1"/>
        </w:rPr>
        <w:t>removal of synonymous coding variant</w:t>
      </w:r>
      <w:r w:rsidR="00A63022">
        <w:rPr>
          <w:color w:val="000000" w:themeColor="text1"/>
        </w:rPr>
        <w:t>s</w:t>
      </w:r>
      <w:r w:rsidR="00D52467">
        <w:rPr>
          <w:color w:val="000000" w:themeColor="text1"/>
        </w:rPr>
        <w:t xml:space="preserve"> and </w:t>
      </w:r>
      <w:r w:rsidR="00942E3A">
        <w:rPr>
          <w:color w:val="000000" w:themeColor="text1"/>
        </w:rPr>
        <w:t xml:space="preserve">filtering by concordant </w:t>
      </w:r>
      <w:r w:rsidR="00B53C5C">
        <w:rPr>
          <w:color w:val="000000" w:themeColor="text1"/>
        </w:rPr>
        <w:t>(</w:t>
      </w:r>
      <w:r w:rsidR="00DB4B55">
        <w:rPr>
          <w:color w:val="000000" w:themeColor="text1"/>
        </w:rPr>
        <w:t xml:space="preserve">at least </w:t>
      </w:r>
      <w:r w:rsidR="00AA6F63">
        <w:rPr>
          <w:color w:val="000000" w:themeColor="text1"/>
        </w:rPr>
        <w:t>3/5</w:t>
      </w:r>
      <w:r w:rsidR="00B53C5C">
        <w:rPr>
          <w:color w:val="000000" w:themeColor="text1"/>
        </w:rPr>
        <w:t xml:space="preserve"> methods) </w:t>
      </w:r>
      <w:r w:rsidR="009806E1">
        <w:rPr>
          <w:color w:val="000000" w:themeColor="text1"/>
        </w:rPr>
        <w:t>deleterious</w:t>
      </w:r>
      <w:r w:rsidR="00942E3A">
        <w:rPr>
          <w:color w:val="000000" w:themeColor="text1"/>
        </w:rPr>
        <w:t xml:space="preserve"> </w:t>
      </w:r>
      <w:r w:rsidR="00DB753F">
        <w:rPr>
          <w:color w:val="000000" w:themeColor="text1"/>
        </w:rPr>
        <w:t>effect prediction,</w:t>
      </w:r>
      <w:r w:rsidR="007D31CD" w:rsidRPr="0073174C">
        <w:rPr>
          <w:color w:val="000000" w:themeColor="text1"/>
        </w:rPr>
        <w:t xml:space="preserve"> </w:t>
      </w:r>
      <w:r w:rsidR="00DB753F">
        <w:rPr>
          <w:color w:val="000000" w:themeColor="text1"/>
        </w:rPr>
        <w:t xml:space="preserve">a total of </w:t>
      </w:r>
      <w:r w:rsidR="00787E3E">
        <w:rPr>
          <w:color w:val="000000" w:themeColor="text1"/>
        </w:rPr>
        <w:t>914</w:t>
      </w:r>
      <w:r w:rsidR="0045112D">
        <w:rPr>
          <w:color w:val="000000" w:themeColor="text1"/>
        </w:rPr>
        <w:t xml:space="preserve"> </w:t>
      </w:r>
      <w:r w:rsidR="00DB753F">
        <w:rPr>
          <w:color w:val="000000" w:themeColor="text1"/>
        </w:rPr>
        <w:t xml:space="preserve">variants </w:t>
      </w:r>
      <w:r w:rsidR="00D25221">
        <w:rPr>
          <w:color w:val="000000" w:themeColor="text1"/>
        </w:rPr>
        <w:t>remained</w:t>
      </w:r>
      <w:r w:rsidR="00DC69A1">
        <w:rPr>
          <w:color w:val="000000" w:themeColor="text1"/>
        </w:rPr>
        <w:t xml:space="preserve"> (Supplementary Table </w:t>
      </w:r>
      <w:r w:rsidR="000E0176">
        <w:rPr>
          <w:color w:val="000000" w:themeColor="text1"/>
        </w:rPr>
        <w:t>2</w:t>
      </w:r>
      <w:r w:rsidR="00DC69A1">
        <w:rPr>
          <w:color w:val="000000" w:themeColor="text1"/>
        </w:rPr>
        <w:t>)</w:t>
      </w:r>
      <w:r w:rsidR="00DB753F">
        <w:rPr>
          <w:color w:val="000000" w:themeColor="text1"/>
        </w:rPr>
        <w:t xml:space="preserve">. </w:t>
      </w:r>
      <w:r w:rsidR="009B594A">
        <w:rPr>
          <w:color w:val="000000" w:themeColor="text1"/>
        </w:rPr>
        <w:t>In this data set t</w:t>
      </w:r>
      <w:r w:rsidR="007D31CD" w:rsidRPr="0073174C">
        <w:rPr>
          <w:color w:val="000000" w:themeColor="text1"/>
        </w:rPr>
        <w:t xml:space="preserve">he </w:t>
      </w:r>
      <w:r w:rsidR="004E780D">
        <w:rPr>
          <w:color w:val="000000" w:themeColor="text1"/>
        </w:rPr>
        <w:t>variant</w:t>
      </w:r>
      <w:r w:rsidR="00F25998">
        <w:rPr>
          <w:color w:val="000000" w:themeColor="text1"/>
        </w:rPr>
        <w:t xml:space="preserve"> type categories</w:t>
      </w:r>
      <w:r w:rsidR="007D31CD" w:rsidRPr="0073174C">
        <w:rPr>
          <w:color w:val="000000" w:themeColor="text1"/>
        </w:rPr>
        <w:t xml:space="preserve"> were dominated by missense </w:t>
      </w:r>
      <w:r w:rsidR="00DB753F">
        <w:rPr>
          <w:color w:val="000000" w:themeColor="text1"/>
        </w:rPr>
        <w:t xml:space="preserve">variants </w:t>
      </w:r>
      <w:r w:rsidR="00DB753F">
        <w:t>(</w:t>
      </w:r>
      <w:r w:rsidR="00C57B03">
        <w:t>751</w:t>
      </w:r>
      <w:r w:rsidR="00DB753F">
        <w:t>)</w:t>
      </w:r>
      <w:r w:rsidR="007D31CD">
        <w:t xml:space="preserve">, </w:t>
      </w:r>
      <w:r w:rsidR="00DB753F">
        <w:t xml:space="preserve">followed by splice </w:t>
      </w:r>
      <w:r w:rsidR="0045112D">
        <w:t>region</w:t>
      </w:r>
      <w:r w:rsidR="00DB753F">
        <w:t xml:space="preserve"> variants (16</w:t>
      </w:r>
      <w:r w:rsidR="0045112D">
        <w:t>4</w:t>
      </w:r>
      <w:r w:rsidR="00BF1B37">
        <w:t xml:space="preserve">), </w:t>
      </w:r>
      <w:proofErr w:type="spellStart"/>
      <w:r w:rsidR="006B6295">
        <w:t>inframe</w:t>
      </w:r>
      <w:proofErr w:type="spellEnd"/>
      <w:r w:rsidR="006B6295">
        <w:t xml:space="preserve"> deletions (45), </w:t>
      </w:r>
      <w:r w:rsidR="00BF1B37">
        <w:t>frameshift variants (</w:t>
      </w:r>
      <w:r w:rsidR="00242C0A">
        <w:t>7</w:t>
      </w:r>
      <w:r w:rsidR="00BF1B37">
        <w:t>),</w:t>
      </w:r>
      <w:r w:rsidR="00BF1B37" w:rsidRPr="00BF1B37">
        <w:t xml:space="preserve"> </w:t>
      </w:r>
      <w:r w:rsidR="0045112D">
        <w:t xml:space="preserve">splice donor variants (6), </w:t>
      </w:r>
      <w:proofErr w:type="spellStart"/>
      <w:r w:rsidR="006B6295">
        <w:t>inframe</w:t>
      </w:r>
      <w:proofErr w:type="spellEnd"/>
      <w:r w:rsidR="006B6295">
        <w:t xml:space="preserve"> insertions (5), </w:t>
      </w:r>
      <w:r w:rsidR="00BF1B37">
        <w:t>stop gained variants (</w:t>
      </w:r>
      <w:r w:rsidR="00C57B03">
        <w:t>3</w:t>
      </w:r>
      <w:r w:rsidR="00BF1B37">
        <w:t>), splice accep</w:t>
      </w:r>
      <w:r w:rsidR="009712A2">
        <w:t xml:space="preserve">tor variants (3) and </w:t>
      </w:r>
      <w:r w:rsidR="006B6295">
        <w:t xml:space="preserve">a </w:t>
      </w:r>
      <w:r w:rsidR="009712A2">
        <w:t>stop gained</w:t>
      </w:r>
      <w:r w:rsidR="00BF1B37">
        <w:t xml:space="preserve"> splice region variant (1) </w:t>
      </w:r>
      <w:r w:rsidR="00DE25B7">
        <w:t>(Figure 1)</w:t>
      </w:r>
      <w:r w:rsidR="00DB1740" w:rsidRPr="00DB1740">
        <w:t>.</w:t>
      </w:r>
      <w:r w:rsidR="00131BFF">
        <w:t xml:space="preserve"> </w:t>
      </w:r>
    </w:p>
    <w:p w14:paraId="418E37F8" w14:textId="1337B81D" w:rsidR="009452A1" w:rsidRPr="00165EAD" w:rsidRDefault="00697AED" w:rsidP="00E61A09">
      <w:pPr>
        <w:jc w:val="both"/>
      </w:pPr>
      <w:r w:rsidRPr="00165EAD">
        <w:rPr>
          <w:rFonts w:cs="Times"/>
          <w:lang w:val="en-US"/>
        </w:rPr>
        <w:t>A</w:t>
      </w:r>
      <w:r w:rsidR="00F26522" w:rsidRPr="00165EAD">
        <w:rPr>
          <w:rFonts w:cs="Times"/>
          <w:lang w:val="en-US"/>
        </w:rPr>
        <w:t xml:space="preserve"> total of </w:t>
      </w:r>
      <w:r w:rsidR="00165EAD" w:rsidRPr="00165EAD">
        <w:rPr>
          <w:rFonts w:cs="Times"/>
          <w:lang w:val="en-US"/>
        </w:rPr>
        <w:t>69</w:t>
      </w:r>
      <w:r w:rsidR="00F26522" w:rsidRPr="00165EAD">
        <w:rPr>
          <w:rFonts w:cs="Times"/>
          <w:lang w:val="en-US"/>
        </w:rPr>
        <w:t xml:space="preserve"> </w:t>
      </w:r>
      <w:r w:rsidRPr="00165EAD">
        <w:rPr>
          <w:rFonts w:cs="Times"/>
          <w:lang w:val="en-US"/>
        </w:rPr>
        <w:t xml:space="preserve">distinct </w:t>
      </w:r>
      <w:r w:rsidR="00F26522" w:rsidRPr="00165EAD">
        <w:rPr>
          <w:rFonts w:cs="Times"/>
          <w:lang w:val="en-US"/>
        </w:rPr>
        <w:t>variants</w:t>
      </w:r>
      <w:r w:rsidR="00A03EB8" w:rsidRPr="00165EAD">
        <w:rPr>
          <w:rFonts w:cs="Times"/>
          <w:lang w:val="en-US"/>
        </w:rPr>
        <w:t xml:space="preserve"> </w:t>
      </w:r>
      <w:r w:rsidR="00F26522" w:rsidRPr="00165EAD">
        <w:rPr>
          <w:rFonts w:cs="Times"/>
          <w:lang w:val="en-US"/>
        </w:rPr>
        <w:t xml:space="preserve">were predicted to be </w:t>
      </w:r>
      <w:r w:rsidR="001A046F" w:rsidRPr="00165EAD">
        <w:rPr>
          <w:rFonts w:cs="Times"/>
          <w:lang w:val="en-US"/>
        </w:rPr>
        <w:t>deleterious</w:t>
      </w:r>
      <w:r w:rsidR="00F26522" w:rsidRPr="00165EAD">
        <w:rPr>
          <w:rFonts w:cs="Times"/>
          <w:lang w:val="en-US"/>
        </w:rPr>
        <w:t xml:space="preserve"> by </w:t>
      </w:r>
      <w:r w:rsidR="00165EAD" w:rsidRPr="00165EAD">
        <w:rPr>
          <w:rFonts w:cs="Times"/>
          <w:lang w:val="en-US"/>
        </w:rPr>
        <w:t>5/5</w:t>
      </w:r>
      <w:r w:rsidR="00F26522" w:rsidRPr="00165EAD">
        <w:rPr>
          <w:rFonts w:cs="Times"/>
          <w:lang w:val="en-US"/>
        </w:rPr>
        <w:t xml:space="preserve"> functional effect predictors, </w:t>
      </w:r>
      <w:r w:rsidR="00165EAD" w:rsidRPr="00165EAD">
        <w:rPr>
          <w:rFonts w:cs="Times"/>
          <w:lang w:val="en-US"/>
        </w:rPr>
        <w:t>54</w:t>
      </w:r>
      <w:r w:rsidR="00F26522" w:rsidRPr="00165EAD">
        <w:rPr>
          <w:rFonts w:cs="Times"/>
          <w:lang w:val="en-US"/>
        </w:rPr>
        <w:t xml:space="preserve"> variants by </w:t>
      </w:r>
      <w:r w:rsidR="00165EAD" w:rsidRPr="00165EAD">
        <w:rPr>
          <w:rFonts w:cs="Times"/>
          <w:lang w:val="en-US"/>
        </w:rPr>
        <w:t>4/5</w:t>
      </w:r>
      <w:r w:rsidR="00F26522" w:rsidRPr="00165EAD">
        <w:rPr>
          <w:rFonts w:cs="Times"/>
          <w:lang w:val="en-US"/>
        </w:rPr>
        <w:t xml:space="preserve"> predictors and </w:t>
      </w:r>
      <w:r w:rsidR="005A456C" w:rsidRPr="00165EAD">
        <w:rPr>
          <w:rFonts w:cs="Times"/>
          <w:lang w:val="en-US"/>
        </w:rPr>
        <w:t>5</w:t>
      </w:r>
      <w:r w:rsidR="00165EAD" w:rsidRPr="00165EAD">
        <w:rPr>
          <w:rFonts w:cs="Times"/>
          <w:lang w:val="en-US"/>
        </w:rPr>
        <w:t>4</w:t>
      </w:r>
      <w:r w:rsidR="00F26522" w:rsidRPr="00165EAD">
        <w:rPr>
          <w:rFonts w:cs="Times"/>
          <w:lang w:val="en-US"/>
        </w:rPr>
        <w:t xml:space="preserve"> variants by </w:t>
      </w:r>
      <w:r w:rsidR="00165EAD" w:rsidRPr="00165EAD">
        <w:rPr>
          <w:rFonts w:cs="Times"/>
          <w:lang w:val="en-US"/>
        </w:rPr>
        <w:t>3/5</w:t>
      </w:r>
      <w:r w:rsidR="00F26522" w:rsidRPr="00165EAD">
        <w:rPr>
          <w:rFonts w:cs="Times"/>
          <w:lang w:val="en-US"/>
        </w:rPr>
        <w:t xml:space="preserve"> predictors. </w:t>
      </w:r>
      <w:r w:rsidR="00C400D7" w:rsidRPr="00165EAD">
        <w:t>A</w:t>
      </w:r>
      <w:r w:rsidR="00C70AA5" w:rsidRPr="00165EAD">
        <w:t xml:space="preserve">t a threshold of </w:t>
      </w:r>
      <w:r w:rsidR="00165EAD" w:rsidRPr="00165EAD">
        <w:t xml:space="preserve"> 3/5</w:t>
      </w:r>
      <w:r w:rsidR="00C70AA5" w:rsidRPr="00165EAD">
        <w:t xml:space="preserve"> </w:t>
      </w:r>
      <w:r w:rsidR="004C27BF" w:rsidRPr="00165EAD">
        <w:t xml:space="preserve">concordant </w:t>
      </w:r>
      <w:r w:rsidR="00C70AA5" w:rsidRPr="00165EAD">
        <w:t>predictors</w:t>
      </w:r>
      <w:r w:rsidR="00780DF2" w:rsidRPr="00165EAD">
        <w:t xml:space="preserve"> of a deleterious effect</w:t>
      </w:r>
      <w:r w:rsidR="004C27BF" w:rsidRPr="00165EAD">
        <w:t xml:space="preserve">, </w:t>
      </w:r>
      <w:r w:rsidR="00165EAD" w:rsidRPr="00165EAD">
        <w:t>11</w:t>
      </w:r>
      <w:r w:rsidR="004C27BF" w:rsidRPr="00165EAD">
        <w:t xml:space="preserve"> variants that have been annotated as benign or likely benign were included, vs. </w:t>
      </w:r>
      <w:r w:rsidR="00165EAD" w:rsidRPr="00165EAD">
        <w:t>0</w:t>
      </w:r>
      <w:r w:rsidR="004C27BF" w:rsidRPr="00165EAD">
        <w:t xml:space="preserve"> variants that have been annotated as pathogenic or likely pathogenic. </w:t>
      </w:r>
      <w:r w:rsidR="00C70AA5" w:rsidRPr="00165EAD">
        <w:t xml:space="preserve"> </w:t>
      </w:r>
      <w:r w:rsidR="00D66183" w:rsidRPr="00165EAD">
        <w:t xml:space="preserve">At a threshold of </w:t>
      </w:r>
      <w:r w:rsidR="00165EAD" w:rsidRPr="00165EAD">
        <w:t>4/5</w:t>
      </w:r>
      <w:r w:rsidR="00D66183" w:rsidRPr="00165EAD">
        <w:t xml:space="preserve"> concordant predictors of a deleterious effect, </w:t>
      </w:r>
      <w:r w:rsidR="00165EAD" w:rsidRPr="00165EAD">
        <w:t>11</w:t>
      </w:r>
      <w:r w:rsidR="00D66183" w:rsidRPr="00165EAD">
        <w:t xml:space="preserve"> variants that have been annotated as benign or </w:t>
      </w:r>
      <w:r w:rsidR="00D66183" w:rsidRPr="00165EAD">
        <w:lastRenderedPageBreak/>
        <w:t xml:space="preserve">likely benign were included, vs. </w:t>
      </w:r>
      <w:r w:rsidR="00165EAD" w:rsidRPr="00165EAD">
        <w:t>0</w:t>
      </w:r>
      <w:r w:rsidR="00DC25E9" w:rsidRPr="00165EAD">
        <w:t xml:space="preserve"> variants that have</w:t>
      </w:r>
      <w:r w:rsidR="00D66183" w:rsidRPr="00165EAD">
        <w:t xml:space="preserve"> been annotated as pathogenic or likely pathogenic, and at a threshold of </w:t>
      </w:r>
      <w:r w:rsidR="00165EAD" w:rsidRPr="00165EAD">
        <w:t>5/5</w:t>
      </w:r>
      <w:r w:rsidR="00D66183" w:rsidRPr="00165EAD">
        <w:t xml:space="preserve"> concordant predictors of a deleterious effect, </w:t>
      </w:r>
      <w:r w:rsidR="00165EAD" w:rsidRPr="00165EAD">
        <w:t>26</w:t>
      </w:r>
      <w:r w:rsidR="00D66183" w:rsidRPr="00165EAD">
        <w:t xml:space="preserve"> variants that have been annotated as benign or likely benign were included, vs. </w:t>
      </w:r>
      <w:r w:rsidR="00165EAD" w:rsidRPr="00165EAD">
        <w:t>7</w:t>
      </w:r>
      <w:r w:rsidR="00D66183" w:rsidRPr="00165EAD">
        <w:t xml:space="preserve"> variants that have been annotated as pathogenic or likely pathogenic</w:t>
      </w:r>
      <w:r w:rsidR="00FE3BC9" w:rsidRPr="00165EAD">
        <w:t xml:space="preserve"> (Table 1).</w:t>
      </w:r>
    </w:p>
    <w:p w14:paraId="40AF1604" w14:textId="77777777" w:rsidR="00E61A09" w:rsidRDefault="00E61A09" w:rsidP="00E61A09">
      <w:pPr>
        <w:jc w:val="both"/>
        <w:rPr>
          <w:rFonts w:cs="Times"/>
          <w:lang w:val="en-US"/>
        </w:rPr>
      </w:pPr>
    </w:p>
    <w:p w14:paraId="699F4CE8" w14:textId="037BAF46" w:rsidR="002242CD" w:rsidRDefault="006C0B03" w:rsidP="009F2CA2">
      <w:pPr>
        <w:widowControl w:val="0"/>
        <w:autoSpaceDE w:val="0"/>
        <w:autoSpaceDN w:val="0"/>
        <w:adjustRightInd w:val="0"/>
        <w:spacing w:after="240"/>
        <w:jc w:val="both"/>
        <w:rPr>
          <w:i/>
        </w:rPr>
      </w:pPr>
      <w:r>
        <w:rPr>
          <w:rFonts w:cs="Times"/>
          <w:lang w:val="en-US"/>
        </w:rPr>
        <w:t xml:space="preserve">A total of </w:t>
      </w:r>
      <w:r w:rsidR="00450059">
        <w:rPr>
          <w:rFonts w:cs="Times"/>
          <w:lang w:val="en-US"/>
        </w:rPr>
        <w:t>66</w:t>
      </w:r>
      <w:r w:rsidR="006E276E">
        <w:rPr>
          <w:rFonts w:cs="Times"/>
          <w:lang w:val="en-US"/>
        </w:rPr>
        <w:t xml:space="preserve"> </w:t>
      </w:r>
      <w:r>
        <w:rPr>
          <w:rFonts w:cs="Times"/>
          <w:lang w:val="en-US"/>
        </w:rPr>
        <w:t xml:space="preserve">genes showed variants, with </w:t>
      </w:r>
      <w:r w:rsidR="00B478D4">
        <w:rPr>
          <w:rFonts w:cs="Times"/>
          <w:lang w:val="en-US"/>
        </w:rPr>
        <w:t>PTCH1</w:t>
      </w:r>
      <w:r w:rsidR="001255CB">
        <w:rPr>
          <w:rFonts w:cs="Times"/>
          <w:lang w:val="en-US"/>
        </w:rPr>
        <w:t xml:space="preserve"> (</w:t>
      </w:r>
      <w:r w:rsidR="007579C2">
        <w:rPr>
          <w:rFonts w:cs="Times"/>
          <w:lang w:val="en-US"/>
        </w:rPr>
        <w:t>48</w:t>
      </w:r>
      <w:r w:rsidR="002E17CA">
        <w:rPr>
          <w:rFonts w:cs="Times"/>
          <w:lang w:val="en-US"/>
        </w:rPr>
        <w:t>/166</w:t>
      </w:r>
      <w:r w:rsidR="001255CB">
        <w:rPr>
          <w:rFonts w:cs="Times"/>
          <w:lang w:val="en-US"/>
        </w:rPr>
        <w:t>)</w:t>
      </w:r>
      <w:r w:rsidR="006E276E">
        <w:rPr>
          <w:rFonts w:cs="Times"/>
          <w:lang w:val="en-US"/>
        </w:rPr>
        <w:t xml:space="preserve">, </w:t>
      </w:r>
      <w:r w:rsidR="007579C2">
        <w:rPr>
          <w:rFonts w:cs="Times"/>
          <w:lang w:val="en-US"/>
        </w:rPr>
        <w:t>FANCI</w:t>
      </w:r>
      <w:r w:rsidR="006E276E">
        <w:rPr>
          <w:rFonts w:cs="Times"/>
          <w:lang w:val="en-US"/>
        </w:rPr>
        <w:t xml:space="preserve"> </w:t>
      </w:r>
      <w:r w:rsidR="001255CB">
        <w:rPr>
          <w:rFonts w:cs="Times"/>
          <w:lang w:val="en-US"/>
        </w:rPr>
        <w:t>(</w:t>
      </w:r>
      <w:r w:rsidR="002E17CA">
        <w:rPr>
          <w:rFonts w:cs="Times"/>
          <w:lang w:val="en-US"/>
        </w:rPr>
        <w:t>3</w:t>
      </w:r>
      <w:r w:rsidR="007579C2">
        <w:rPr>
          <w:rFonts w:cs="Times"/>
          <w:lang w:val="en-US"/>
        </w:rPr>
        <w:t>9</w:t>
      </w:r>
      <w:r w:rsidR="002E17CA">
        <w:rPr>
          <w:rFonts w:cs="Times"/>
          <w:lang w:val="en-US"/>
        </w:rPr>
        <w:t>/166</w:t>
      </w:r>
      <w:r w:rsidR="001255CB">
        <w:rPr>
          <w:rFonts w:cs="Times"/>
          <w:lang w:val="en-US"/>
        </w:rPr>
        <w:t>)</w:t>
      </w:r>
      <w:r w:rsidR="007579C2">
        <w:rPr>
          <w:rFonts w:cs="Times"/>
          <w:lang w:val="en-US"/>
        </w:rPr>
        <w:t>,</w:t>
      </w:r>
      <w:r w:rsidR="006E276E">
        <w:rPr>
          <w:rFonts w:cs="Times"/>
          <w:lang w:val="en-US"/>
        </w:rPr>
        <w:t xml:space="preserve"> </w:t>
      </w:r>
      <w:r w:rsidR="00A55BDE">
        <w:rPr>
          <w:rFonts w:cs="Times"/>
          <w:lang w:val="en-US"/>
        </w:rPr>
        <w:t>SLX4</w:t>
      </w:r>
      <w:r w:rsidR="006E276E">
        <w:rPr>
          <w:rFonts w:cs="Times"/>
          <w:lang w:val="en-US"/>
        </w:rPr>
        <w:t xml:space="preserve"> </w:t>
      </w:r>
      <w:r w:rsidR="001255CB">
        <w:rPr>
          <w:rFonts w:cs="Times"/>
          <w:lang w:val="en-US"/>
        </w:rPr>
        <w:t>(</w:t>
      </w:r>
      <w:r w:rsidR="000D51C1">
        <w:rPr>
          <w:rFonts w:cs="Times"/>
          <w:lang w:val="en-US"/>
        </w:rPr>
        <w:t>3</w:t>
      </w:r>
      <w:r w:rsidR="007579C2">
        <w:rPr>
          <w:rFonts w:cs="Times"/>
          <w:lang w:val="en-US"/>
        </w:rPr>
        <w:t>9</w:t>
      </w:r>
      <w:r w:rsidR="002E17CA">
        <w:rPr>
          <w:rFonts w:cs="Times"/>
          <w:lang w:val="en-US"/>
        </w:rPr>
        <w:t>/166</w:t>
      </w:r>
      <w:r w:rsidR="001255CB">
        <w:rPr>
          <w:rFonts w:cs="Times"/>
          <w:lang w:val="en-US"/>
        </w:rPr>
        <w:t>)</w:t>
      </w:r>
      <w:r w:rsidR="007579C2">
        <w:rPr>
          <w:rFonts w:cs="Times"/>
          <w:lang w:val="en-US"/>
        </w:rPr>
        <w:t xml:space="preserve"> and MLH1 (38/166)</w:t>
      </w:r>
      <w:r w:rsidR="001255CB">
        <w:rPr>
          <w:rFonts w:cs="Times"/>
          <w:lang w:val="en-US"/>
        </w:rPr>
        <w:t xml:space="preserve"> </w:t>
      </w:r>
      <w:r>
        <w:rPr>
          <w:rFonts w:cs="Times"/>
          <w:lang w:val="en-US"/>
        </w:rPr>
        <w:t xml:space="preserve">affected in the highest number of patients (Supplementary Figure </w:t>
      </w:r>
      <w:r w:rsidR="006218DE">
        <w:rPr>
          <w:rFonts w:cs="Times"/>
          <w:lang w:val="en-US"/>
        </w:rPr>
        <w:t>2</w:t>
      </w:r>
      <w:r>
        <w:rPr>
          <w:rFonts w:cs="Times"/>
          <w:lang w:val="en-US"/>
        </w:rPr>
        <w:t xml:space="preserve">). </w:t>
      </w:r>
      <w:r w:rsidR="00F216E1">
        <w:rPr>
          <w:rFonts w:cs="Times"/>
          <w:lang w:val="en-US"/>
        </w:rPr>
        <w:t xml:space="preserve"> </w:t>
      </w:r>
      <w:r w:rsidR="00DE2347">
        <w:rPr>
          <w:rFonts w:cs="Times"/>
          <w:lang w:val="en-US"/>
        </w:rPr>
        <w:t>T</w:t>
      </w:r>
      <w:r w:rsidR="002A52D6">
        <w:rPr>
          <w:rFonts w:cs="Times"/>
          <w:lang w:val="en-US"/>
        </w:rPr>
        <w:t xml:space="preserve">he most highly affected </w:t>
      </w:r>
      <w:proofErr w:type="spellStart"/>
      <w:r w:rsidR="0065338D">
        <w:rPr>
          <w:rFonts w:cs="Times"/>
          <w:lang w:val="en-US"/>
        </w:rPr>
        <w:t>Reactome</w:t>
      </w:r>
      <w:proofErr w:type="spellEnd"/>
      <w:r w:rsidR="0065338D">
        <w:rPr>
          <w:rFonts w:cs="Times"/>
          <w:lang w:val="en-US"/>
        </w:rPr>
        <w:t xml:space="preserve"> category was </w:t>
      </w:r>
      <w:r w:rsidR="00422E91">
        <w:rPr>
          <w:rFonts w:cs="Times"/>
          <w:lang w:val="en-US"/>
        </w:rPr>
        <w:t xml:space="preserve">the </w:t>
      </w:r>
      <w:r w:rsidR="0065338D">
        <w:rPr>
          <w:rFonts w:cs="Times"/>
          <w:lang w:val="en-US"/>
        </w:rPr>
        <w:t>DNA Repair</w:t>
      </w:r>
      <w:r w:rsidR="00422E91">
        <w:rPr>
          <w:rFonts w:cs="Times"/>
          <w:lang w:val="en-US"/>
        </w:rPr>
        <w:t xml:space="preserve"> Pathway, followed by </w:t>
      </w:r>
      <w:r w:rsidR="00D57AEB">
        <w:rPr>
          <w:rFonts w:cs="Times"/>
          <w:lang w:val="en-US"/>
        </w:rPr>
        <w:t>the Regulation of Fanconi Anemia Pathway and the Fanconi Anemia Pathway</w:t>
      </w:r>
      <w:r w:rsidR="00667417">
        <w:rPr>
          <w:rFonts w:cs="Times"/>
          <w:lang w:val="en-US"/>
        </w:rPr>
        <w:t>.</w:t>
      </w:r>
      <w:r w:rsidR="007D33CF">
        <w:rPr>
          <w:rFonts w:cs="Times"/>
          <w:lang w:val="en-US"/>
        </w:rPr>
        <w:t xml:space="preserve"> </w:t>
      </w:r>
    </w:p>
    <w:p w14:paraId="3F5F8D92" w14:textId="77777777" w:rsidR="00D43B5C" w:rsidRDefault="00D43B5C" w:rsidP="009F2CA2">
      <w:pPr>
        <w:widowControl w:val="0"/>
        <w:autoSpaceDE w:val="0"/>
        <w:autoSpaceDN w:val="0"/>
        <w:adjustRightInd w:val="0"/>
        <w:spacing w:after="240"/>
        <w:jc w:val="both"/>
        <w:rPr>
          <w:i/>
        </w:rPr>
      </w:pPr>
    </w:p>
    <w:p w14:paraId="38CE11A3" w14:textId="246B2832" w:rsidR="003F46E8" w:rsidRPr="003F46E8" w:rsidRDefault="003F46E8" w:rsidP="00576A81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i/>
        </w:rPr>
      </w:pPr>
      <w:r w:rsidRPr="003F46E8">
        <w:rPr>
          <w:i/>
        </w:rPr>
        <w:t xml:space="preserve">BRCA </w:t>
      </w:r>
      <w:r w:rsidR="004E780D">
        <w:rPr>
          <w:i/>
        </w:rPr>
        <w:t>variants</w:t>
      </w:r>
    </w:p>
    <w:p w14:paraId="724F0A39" w14:textId="741DB8FF" w:rsidR="00102D40" w:rsidRPr="00102D40" w:rsidRDefault="00BA5529" w:rsidP="00852288">
      <w:pPr>
        <w:widowControl w:val="0"/>
        <w:autoSpaceDE w:val="0"/>
        <w:autoSpaceDN w:val="0"/>
        <w:adjustRightInd w:val="0"/>
        <w:spacing w:after="240"/>
        <w:jc w:val="both"/>
        <w:rPr>
          <w:rFonts w:asciiTheme="minorHAnsi" w:eastAsiaTheme="minorEastAsia" w:hAnsiTheme="minorHAnsi" w:cstheme="minorBidi"/>
          <w:color w:val="000000" w:themeColor="text1"/>
        </w:rPr>
      </w:pPr>
      <w:r w:rsidRPr="00324D46">
        <w:t xml:space="preserve">In the group of </w:t>
      </w:r>
      <w:r w:rsidR="00DB1740" w:rsidRPr="00324D46">
        <w:t>166</w:t>
      </w:r>
      <w:r w:rsidRPr="00324D46">
        <w:t xml:space="preserve"> patients </w:t>
      </w:r>
      <w:r w:rsidR="00BA7034">
        <w:t xml:space="preserve">a total of </w:t>
      </w:r>
      <w:r w:rsidR="00027A95">
        <w:t>six</w:t>
      </w:r>
      <w:r w:rsidR="008E3F49">
        <w:t xml:space="preserve"> </w:t>
      </w:r>
      <w:r w:rsidR="00B74FDF" w:rsidRPr="00324D46">
        <w:t xml:space="preserve">BRCA1 and </w:t>
      </w:r>
      <w:r w:rsidR="00027A95">
        <w:t>eight</w:t>
      </w:r>
      <w:r w:rsidR="00F40EF6">
        <w:t xml:space="preserve"> </w:t>
      </w:r>
      <w:r w:rsidR="00B74FDF" w:rsidRPr="00324D46">
        <w:t xml:space="preserve">BRCA2 </w:t>
      </w:r>
      <w:r w:rsidR="004E780D">
        <w:t>variant</w:t>
      </w:r>
      <w:r w:rsidR="00B74FDF" w:rsidRPr="00324D46">
        <w:t xml:space="preserve">s were </w:t>
      </w:r>
      <w:r w:rsidR="008E3F49">
        <w:t xml:space="preserve">present. </w:t>
      </w:r>
      <w:r w:rsidR="00B74FDF" w:rsidRPr="00324D46">
        <w:t xml:space="preserve"> </w:t>
      </w:r>
      <w:r w:rsidR="00BD51CA" w:rsidRPr="00BD51CA">
        <w:rPr>
          <w:color w:val="000000" w:themeColor="text1"/>
        </w:rPr>
        <w:t xml:space="preserve">The </w:t>
      </w:r>
      <w:r w:rsidR="00BD51CA" w:rsidRPr="00BD51CA">
        <w:rPr>
          <w:rFonts w:asciiTheme="minorHAnsi" w:eastAsiaTheme="minorEastAsia" w:hAnsiTheme="minorHAnsi" w:cstheme="minorBidi"/>
          <w:color w:val="000000" w:themeColor="text1"/>
        </w:rPr>
        <w:t>NM_007294.3:c.5096G&gt;A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4E780D">
        <w:rPr>
          <w:rFonts w:asciiTheme="minorHAnsi" w:eastAsiaTheme="minorEastAsia" w:hAnsiTheme="minorHAnsi" w:cstheme="minorBidi"/>
          <w:color w:val="000000" w:themeColor="text1"/>
        </w:rPr>
        <w:t>variant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 in BRB264 has been annotated </w:t>
      </w:r>
      <w:r w:rsidR="00A33592">
        <w:rPr>
          <w:rFonts w:asciiTheme="minorHAnsi" w:eastAsiaTheme="minorEastAsia" w:hAnsiTheme="minorHAnsi" w:cstheme="minorBidi"/>
          <w:color w:val="000000" w:themeColor="text1"/>
        </w:rPr>
        <w:t xml:space="preserve">in </w:t>
      </w:r>
      <w:proofErr w:type="spellStart"/>
      <w:r w:rsidR="00A33592">
        <w:rPr>
          <w:rFonts w:asciiTheme="minorHAnsi" w:eastAsiaTheme="minorEastAsia" w:hAnsiTheme="minorHAnsi" w:cstheme="minorBidi"/>
          <w:color w:val="000000" w:themeColor="text1"/>
        </w:rPr>
        <w:t>ClinVar</w:t>
      </w:r>
      <w:proofErr w:type="spellEnd"/>
      <w:r w:rsidR="00A33592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as 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‘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>Conflicting interpretations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’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, and the </w:t>
      </w:r>
      <w:r w:rsidR="00BD51CA" w:rsidRPr="00BD51CA">
        <w:rPr>
          <w:rFonts w:asciiTheme="minorHAnsi" w:eastAsiaTheme="minorEastAsia" w:hAnsiTheme="minorHAnsi" w:cstheme="minorBidi"/>
          <w:color w:val="000000" w:themeColor="text1"/>
        </w:rPr>
        <w:t>NM_007294.3:c.4524G&gt;A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4E780D">
        <w:rPr>
          <w:rFonts w:asciiTheme="minorHAnsi" w:eastAsiaTheme="minorEastAsia" w:hAnsiTheme="minorHAnsi" w:cstheme="minorBidi"/>
          <w:color w:val="000000" w:themeColor="text1"/>
        </w:rPr>
        <w:t>variant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 xml:space="preserve"> in BRB130 has been annotated as 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‘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>Pathogenic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’</w:t>
      </w:r>
      <w:r w:rsidR="00BD51CA">
        <w:rPr>
          <w:rFonts w:asciiTheme="minorHAnsi" w:eastAsiaTheme="minorEastAsia" w:hAnsiTheme="minorHAnsi" w:cstheme="minorBidi"/>
          <w:color w:val="000000" w:themeColor="text1"/>
        </w:rPr>
        <w:t>.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 xml:space="preserve"> Other BRCA </w:t>
      </w:r>
      <w:r w:rsidR="004E780D">
        <w:rPr>
          <w:rFonts w:asciiTheme="minorHAnsi" w:eastAsiaTheme="minorEastAsia" w:hAnsiTheme="minorHAnsi" w:cstheme="minorBidi"/>
          <w:color w:val="000000" w:themeColor="text1"/>
        </w:rPr>
        <w:t>variant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 xml:space="preserve">s have been annotated as 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‘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>U</w:t>
      </w:r>
      <w:r w:rsidR="00852288" w:rsidRPr="00852288">
        <w:rPr>
          <w:rFonts w:asciiTheme="minorHAnsi" w:eastAsiaTheme="minorEastAsia" w:hAnsiTheme="minorHAnsi" w:cstheme="minorBidi"/>
          <w:color w:val="000000" w:themeColor="text1"/>
        </w:rPr>
        <w:t>ncertain significance</w:t>
      </w:r>
      <w:r w:rsidR="00792221">
        <w:rPr>
          <w:rFonts w:asciiTheme="minorHAnsi" w:eastAsiaTheme="minorEastAsia" w:hAnsiTheme="minorHAnsi" w:cstheme="minorBidi"/>
          <w:color w:val="000000" w:themeColor="text1"/>
        </w:rPr>
        <w:t>’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F40EF6">
        <w:rPr>
          <w:rFonts w:asciiTheme="minorHAnsi" w:eastAsiaTheme="minorEastAsia" w:hAnsiTheme="minorHAnsi" w:cstheme="minorBidi"/>
          <w:color w:val="000000" w:themeColor="text1"/>
        </w:rPr>
        <w:t>or</w:t>
      </w:r>
      <w:r w:rsidR="00B23DB1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 xml:space="preserve">also </w:t>
      </w:r>
      <w:r w:rsidR="00B23DB1">
        <w:rPr>
          <w:rFonts w:asciiTheme="minorHAnsi" w:eastAsiaTheme="minorEastAsia" w:hAnsiTheme="minorHAnsi" w:cstheme="minorBidi"/>
          <w:color w:val="000000" w:themeColor="text1"/>
        </w:rPr>
        <w:t>‘</w:t>
      </w:r>
      <w:r w:rsidR="00027A95">
        <w:rPr>
          <w:rFonts w:asciiTheme="minorHAnsi" w:eastAsiaTheme="minorEastAsia" w:hAnsiTheme="minorHAnsi" w:cstheme="minorBidi"/>
          <w:color w:val="000000" w:themeColor="text1"/>
        </w:rPr>
        <w:t>Conflicting interpretations</w:t>
      </w:r>
      <w:r w:rsidR="00B23DB1">
        <w:rPr>
          <w:rFonts w:asciiTheme="minorHAnsi" w:eastAsiaTheme="minorEastAsia" w:hAnsiTheme="minorHAnsi" w:cstheme="minorBidi"/>
          <w:color w:val="000000" w:themeColor="text1"/>
        </w:rPr>
        <w:t>’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 xml:space="preserve">. There </w:t>
      </w:r>
      <w:r w:rsidR="008C4152">
        <w:rPr>
          <w:rFonts w:asciiTheme="minorHAnsi" w:eastAsiaTheme="minorEastAsia" w:hAnsiTheme="minorHAnsi" w:cstheme="minorBidi"/>
          <w:color w:val="000000" w:themeColor="text1"/>
        </w:rPr>
        <w:t>is one</w:t>
      </w:r>
      <w:r w:rsidR="00904CA6">
        <w:rPr>
          <w:rFonts w:asciiTheme="minorHAnsi" w:eastAsiaTheme="minorEastAsia" w:hAnsiTheme="minorHAnsi" w:cstheme="minorBidi"/>
          <w:color w:val="000000" w:themeColor="text1"/>
        </w:rPr>
        <w:t xml:space="preserve"> BRCA</w:t>
      </w:r>
      <w:r w:rsidR="008C4152">
        <w:rPr>
          <w:rFonts w:asciiTheme="minorHAnsi" w:eastAsiaTheme="minorEastAsia" w:hAnsiTheme="minorHAnsi" w:cstheme="minorBidi"/>
          <w:color w:val="000000" w:themeColor="text1"/>
        </w:rPr>
        <w:t>2</w:t>
      </w:r>
      <w:r w:rsidR="00904CA6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  <w:r w:rsidR="004E780D">
        <w:rPr>
          <w:rFonts w:asciiTheme="minorHAnsi" w:eastAsiaTheme="minorEastAsia" w:hAnsiTheme="minorHAnsi" w:cstheme="minorBidi"/>
          <w:color w:val="000000" w:themeColor="text1"/>
        </w:rPr>
        <w:t>variant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 xml:space="preserve">, being </w:t>
      </w:r>
      <w:r w:rsidR="00BD53E5">
        <w:rPr>
          <w:rFonts w:asciiTheme="minorHAnsi" w:eastAsiaTheme="minorEastAsia" w:hAnsiTheme="minorHAnsi" w:cstheme="minorBidi"/>
          <w:color w:val="000000" w:themeColor="text1"/>
        </w:rPr>
        <w:t xml:space="preserve">the frameshift variant </w:t>
      </w:r>
      <w:r w:rsidR="0097293F" w:rsidRPr="0097293F">
        <w:rPr>
          <w:rFonts w:asciiTheme="minorHAnsi" w:eastAsiaTheme="minorEastAsia" w:hAnsiTheme="minorHAnsi" w:cstheme="minorBidi"/>
          <w:color w:val="000000" w:themeColor="text1"/>
        </w:rPr>
        <w:t>NM_000059.3:c.5771_5774del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 xml:space="preserve"> in BRB290</w:t>
      </w:r>
      <w:r w:rsidR="008C4152">
        <w:rPr>
          <w:rFonts w:asciiTheme="minorHAnsi" w:eastAsiaTheme="minorEastAsia" w:hAnsiTheme="minorHAnsi" w:cstheme="minorBidi"/>
          <w:color w:val="000000" w:themeColor="text1"/>
        </w:rPr>
        <w:t xml:space="preserve"> which was also annotated as pathogenic</w:t>
      </w:r>
      <w:r w:rsidR="00E618B1">
        <w:rPr>
          <w:rFonts w:asciiTheme="minorHAnsi" w:eastAsiaTheme="minorEastAsia" w:hAnsiTheme="minorHAnsi" w:cstheme="minorBidi"/>
          <w:color w:val="000000" w:themeColor="text1"/>
        </w:rPr>
        <w:t xml:space="preserve"> (Table </w:t>
      </w:r>
      <w:r w:rsidR="00BD409C">
        <w:rPr>
          <w:rFonts w:asciiTheme="minorHAnsi" w:eastAsiaTheme="minorEastAsia" w:hAnsiTheme="minorHAnsi" w:cstheme="minorBidi"/>
          <w:color w:val="000000" w:themeColor="text1"/>
        </w:rPr>
        <w:t>2</w:t>
      </w:r>
      <w:r w:rsidR="00E618B1">
        <w:rPr>
          <w:rFonts w:asciiTheme="minorHAnsi" w:eastAsiaTheme="minorEastAsia" w:hAnsiTheme="minorHAnsi" w:cstheme="minorBidi"/>
          <w:color w:val="000000" w:themeColor="text1"/>
        </w:rPr>
        <w:t>)</w:t>
      </w:r>
      <w:r w:rsidR="00102D40">
        <w:rPr>
          <w:rFonts w:asciiTheme="minorHAnsi" w:eastAsiaTheme="minorEastAsia" w:hAnsiTheme="minorHAnsi" w:cstheme="minorBidi"/>
          <w:color w:val="000000" w:themeColor="text1"/>
        </w:rPr>
        <w:t>.</w:t>
      </w:r>
    </w:p>
    <w:p w14:paraId="433830F8" w14:textId="77777777" w:rsidR="00720536" w:rsidRDefault="00720536" w:rsidP="009F2CA2">
      <w:pPr>
        <w:widowControl w:val="0"/>
        <w:autoSpaceDE w:val="0"/>
        <w:autoSpaceDN w:val="0"/>
        <w:adjustRightInd w:val="0"/>
        <w:spacing w:after="240"/>
        <w:jc w:val="both"/>
        <w:rPr>
          <w:i/>
        </w:rPr>
      </w:pPr>
    </w:p>
    <w:p w14:paraId="0F0B24CC" w14:textId="3F186A68" w:rsidR="00A83A94" w:rsidRPr="00A83A94" w:rsidRDefault="00A83A94" w:rsidP="009F2CA2">
      <w:pPr>
        <w:widowControl w:val="0"/>
        <w:autoSpaceDE w:val="0"/>
        <w:autoSpaceDN w:val="0"/>
        <w:adjustRightInd w:val="0"/>
        <w:spacing w:after="240"/>
        <w:jc w:val="both"/>
        <w:rPr>
          <w:i/>
        </w:rPr>
      </w:pPr>
      <w:r w:rsidRPr="00A83A94">
        <w:rPr>
          <w:i/>
        </w:rPr>
        <w:t xml:space="preserve">Non-BRCA </w:t>
      </w:r>
      <w:r w:rsidR="004E780D">
        <w:rPr>
          <w:i/>
        </w:rPr>
        <w:t>variants</w:t>
      </w:r>
      <w:r w:rsidRPr="00A83A94">
        <w:rPr>
          <w:i/>
        </w:rPr>
        <w:t xml:space="preserve"> </w:t>
      </w:r>
      <w:r w:rsidR="00BB0ADE">
        <w:rPr>
          <w:i/>
        </w:rPr>
        <w:t xml:space="preserve">in genes </w:t>
      </w:r>
      <w:r w:rsidRPr="00A83A94">
        <w:rPr>
          <w:i/>
        </w:rPr>
        <w:t>associated with an increased susceptibility to breast cancer</w:t>
      </w:r>
    </w:p>
    <w:p w14:paraId="2F7ECC34" w14:textId="35954BE8" w:rsidR="0019710F" w:rsidRDefault="007E5B5E" w:rsidP="009F2CA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While </w:t>
      </w:r>
      <w:r w:rsidR="006E3358">
        <w:rPr>
          <w:color w:val="000000" w:themeColor="text1"/>
        </w:rPr>
        <w:t>TP53 is also regarded as a hig</w:t>
      </w:r>
      <w:r w:rsidR="00DC69A1">
        <w:rPr>
          <w:color w:val="000000" w:themeColor="text1"/>
        </w:rPr>
        <w:t>h</w:t>
      </w:r>
      <w:r w:rsidR="006E3358">
        <w:rPr>
          <w:color w:val="000000" w:themeColor="text1"/>
        </w:rPr>
        <w:t>-penetrance gen</w:t>
      </w:r>
      <w:r w:rsidR="0042785D">
        <w:rPr>
          <w:color w:val="000000" w:themeColor="text1"/>
        </w:rPr>
        <w:t>e in breast cancer</w:t>
      </w:r>
      <w:r>
        <w:rPr>
          <w:color w:val="000000" w:themeColor="text1"/>
        </w:rPr>
        <w:t xml:space="preserve">, </w:t>
      </w:r>
      <w:r w:rsidR="002A69CB">
        <w:rPr>
          <w:color w:val="000000" w:themeColor="text1"/>
        </w:rPr>
        <w:t>only one</w:t>
      </w:r>
      <w:r>
        <w:rPr>
          <w:color w:val="000000" w:themeColor="text1"/>
        </w:rPr>
        <w:t xml:space="preserve"> </w:t>
      </w:r>
      <w:r w:rsidR="00216B08">
        <w:rPr>
          <w:color w:val="000000" w:themeColor="text1"/>
        </w:rPr>
        <w:t xml:space="preserve">TP53 variant with at least </w:t>
      </w:r>
      <w:r w:rsidR="00ED179F">
        <w:rPr>
          <w:color w:val="000000" w:themeColor="text1"/>
        </w:rPr>
        <w:t>3/5</w:t>
      </w:r>
      <w:r w:rsidR="00216B08">
        <w:rPr>
          <w:color w:val="000000" w:themeColor="text1"/>
        </w:rPr>
        <w:t xml:space="preserve"> deleterious predictions </w:t>
      </w:r>
      <w:r w:rsidR="00477EA9">
        <w:rPr>
          <w:color w:val="000000" w:themeColor="text1"/>
        </w:rPr>
        <w:t>was identified</w:t>
      </w:r>
      <w:r w:rsidR="00F16282">
        <w:rPr>
          <w:color w:val="000000" w:themeColor="text1"/>
        </w:rPr>
        <w:t>.</w:t>
      </w:r>
    </w:p>
    <w:p w14:paraId="4C2D4D9E" w14:textId="77777777" w:rsidR="00EB3918" w:rsidRPr="006E3358" w:rsidRDefault="00EB3918" w:rsidP="009F2CA2">
      <w:pPr>
        <w:jc w:val="both"/>
        <w:rPr>
          <w:color w:val="000000" w:themeColor="text1"/>
        </w:rPr>
      </w:pPr>
    </w:p>
    <w:p w14:paraId="45A784EB" w14:textId="21B05F2A" w:rsidR="00FF6331" w:rsidRPr="00C50371" w:rsidRDefault="00C50371" w:rsidP="009F2CA2">
      <w:pPr>
        <w:jc w:val="both"/>
        <w:rPr>
          <w:color w:val="000000" w:themeColor="text1"/>
        </w:rPr>
      </w:pPr>
      <w:r w:rsidRPr="00C50371">
        <w:rPr>
          <w:color w:val="000000" w:themeColor="text1"/>
        </w:rPr>
        <w:t xml:space="preserve">In the </w:t>
      </w:r>
      <w:r>
        <w:rPr>
          <w:color w:val="000000" w:themeColor="text1"/>
        </w:rPr>
        <w:t xml:space="preserve">medium penetrance gene set, </w:t>
      </w:r>
      <w:r w:rsidR="00E06BAE">
        <w:rPr>
          <w:color w:val="000000" w:themeColor="text1"/>
        </w:rPr>
        <w:t xml:space="preserve">only </w:t>
      </w:r>
      <w:r w:rsidR="007741C1">
        <w:rPr>
          <w:color w:val="000000" w:themeColor="text1"/>
        </w:rPr>
        <w:t>significantly</w:t>
      </w:r>
      <w:r w:rsidR="00E06BAE">
        <w:rPr>
          <w:color w:val="000000" w:themeColor="text1"/>
        </w:rPr>
        <w:t xml:space="preserve"> disruptive </w:t>
      </w:r>
      <w:r w:rsidR="004E780D">
        <w:rPr>
          <w:color w:val="000000" w:themeColor="text1"/>
        </w:rPr>
        <w:t>variant</w:t>
      </w:r>
      <w:r w:rsidR="00E06BAE">
        <w:rPr>
          <w:color w:val="000000" w:themeColor="text1"/>
        </w:rPr>
        <w:t xml:space="preserve"> types</w:t>
      </w:r>
      <w:r w:rsidR="00615A67">
        <w:rPr>
          <w:color w:val="000000" w:themeColor="text1"/>
        </w:rPr>
        <w:t xml:space="preserve"> (</w:t>
      </w:r>
      <w:proofErr w:type="spellStart"/>
      <w:r w:rsidR="00615A67">
        <w:rPr>
          <w:color w:val="000000" w:themeColor="text1"/>
        </w:rPr>
        <w:t>eg.</w:t>
      </w:r>
      <w:proofErr w:type="spellEnd"/>
      <w:r w:rsidR="00615A67">
        <w:rPr>
          <w:color w:val="000000" w:themeColor="text1"/>
        </w:rPr>
        <w:t xml:space="preserve"> stop gained or frameshift</w:t>
      </w:r>
      <w:r w:rsidR="0098531F">
        <w:rPr>
          <w:color w:val="000000" w:themeColor="text1"/>
        </w:rPr>
        <w:t xml:space="preserve"> variants</w:t>
      </w:r>
      <w:r w:rsidR="00615A67">
        <w:rPr>
          <w:color w:val="000000" w:themeColor="text1"/>
        </w:rPr>
        <w:t>)</w:t>
      </w:r>
      <w:r w:rsidR="00E06BAE">
        <w:rPr>
          <w:color w:val="000000" w:themeColor="text1"/>
        </w:rPr>
        <w:t xml:space="preserve"> or </w:t>
      </w:r>
      <w:r w:rsidR="004E780D">
        <w:rPr>
          <w:color w:val="000000" w:themeColor="text1"/>
        </w:rPr>
        <w:t>variant</w:t>
      </w:r>
      <w:r w:rsidR="00E06BAE">
        <w:rPr>
          <w:color w:val="000000" w:themeColor="text1"/>
        </w:rPr>
        <w:t xml:space="preserve">s with </w:t>
      </w:r>
      <w:r w:rsidR="007741C1">
        <w:rPr>
          <w:color w:val="000000" w:themeColor="text1"/>
        </w:rPr>
        <w:t xml:space="preserve">interesting </w:t>
      </w:r>
      <w:proofErr w:type="spellStart"/>
      <w:r w:rsidR="007741C1">
        <w:rPr>
          <w:color w:val="000000" w:themeColor="text1"/>
        </w:rPr>
        <w:t>ClinVar</w:t>
      </w:r>
      <w:proofErr w:type="spellEnd"/>
      <w:r w:rsidR="007741C1">
        <w:rPr>
          <w:color w:val="000000" w:themeColor="text1"/>
        </w:rPr>
        <w:t xml:space="preserve"> significance annotation </w:t>
      </w:r>
      <w:r w:rsidR="00E06BAE">
        <w:rPr>
          <w:color w:val="000000" w:themeColor="text1"/>
        </w:rPr>
        <w:t xml:space="preserve">effects </w:t>
      </w:r>
      <w:del w:id="2" w:author="Dewald Eygelaar" w:date="2019-03-05T14:46:00Z">
        <w:r w:rsidR="00E06BAE" w:rsidDel="00572EB0">
          <w:rPr>
            <w:color w:val="000000" w:themeColor="text1"/>
          </w:rPr>
          <w:delText xml:space="preserve">are </w:delText>
        </w:r>
      </w:del>
      <w:ins w:id="3" w:author="Dewald Eygelaar" w:date="2019-03-05T14:46:00Z">
        <w:r w:rsidR="00572EB0">
          <w:rPr>
            <w:color w:val="000000" w:themeColor="text1"/>
          </w:rPr>
          <w:t>were</w:t>
        </w:r>
        <w:r w:rsidR="00572EB0">
          <w:rPr>
            <w:color w:val="000000" w:themeColor="text1"/>
          </w:rPr>
          <w:t xml:space="preserve"> </w:t>
        </w:r>
      </w:ins>
      <w:r w:rsidR="00CE45AD">
        <w:rPr>
          <w:color w:val="000000" w:themeColor="text1"/>
        </w:rPr>
        <w:t>reported</w:t>
      </w:r>
      <w:del w:id="4" w:author="Dewald Eygelaar" w:date="2019-03-05T14:46:00Z">
        <w:r w:rsidR="00CE45AD" w:rsidDel="00572EB0">
          <w:rPr>
            <w:color w:val="000000" w:themeColor="text1"/>
          </w:rPr>
          <w:delText xml:space="preserve"> here</w:delText>
        </w:r>
      </w:del>
      <w:r w:rsidR="00E06BAE">
        <w:rPr>
          <w:color w:val="000000" w:themeColor="text1"/>
        </w:rPr>
        <w:t xml:space="preserve">. </w:t>
      </w:r>
      <w:r w:rsidR="008039C2">
        <w:rPr>
          <w:color w:val="000000" w:themeColor="text1"/>
        </w:rPr>
        <w:t>Eleven</w:t>
      </w:r>
      <w:r w:rsidR="00F77E6C">
        <w:rPr>
          <w:color w:val="000000" w:themeColor="text1"/>
        </w:rPr>
        <w:t xml:space="preserve"> of these</w:t>
      </w:r>
      <w:r>
        <w:rPr>
          <w:color w:val="000000" w:themeColor="text1"/>
        </w:rPr>
        <w:t xml:space="preserve"> </w:t>
      </w:r>
      <w:r w:rsidR="004E780D">
        <w:rPr>
          <w:color w:val="000000" w:themeColor="text1"/>
        </w:rPr>
        <w:t>variant</w:t>
      </w:r>
      <w:r>
        <w:rPr>
          <w:color w:val="000000" w:themeColor="text1"/>
        </w:rPr>
        <w:t xml:space="preserve">s were present, of which </w:t>
      </w:r>
      <w:r w:rsidR="00850253">
        <w:rPr>
          <w:color w:val="000000" w:themeColor="text1"/>
        </w:rPr>
        <w:t>three</w:t>
      </w:r>
      <w:r>
        <w:rPr>
          <w:color w:val="000000" w:themeColor="text1"/>
        </w:rPr>
        <w:t xml:space="preserve"> w</w:t>
      </w:r>
      <w:r w:rsidR="00850253">
        <w:rPr>
          <w:color w:val="000000" w:themeColor="text1"/>
        </w:rPr>
        <w:t>ere</w:t>
      </w:r>
      <w:r>
        <w:rPr>
          <w:color w:val="000000" w:themeColor="text1"/>
        </w:rPr>
        <w:t xml:space="preserve"> novel, but most likely significant, being a</w:t>
      </w:r>
      <w:r w:rsidR="002F2017">
        <w:rPr>
          <w:color w:val="000000" w:themeColor="text1"/>
        </w:rPr>
        <w:t>n ATM</w:t>
      </w:r>
      <w:r>
        <w:rPr>
          <w:color w:val="000000" w:themeColor="text1"/>
        </w:rPr>
        <w:t xml:space="preserve"> stop gained </w:t>
      </w:r>
      <w:r w:rsidR="004E780D">
        <w:rPr>
          <w:color w:val="000000" w:themeColor="text1"/>
        </w:rPr>
        <w:t>variant</w:t>
      </w:r>
      <w:r>
        <w:rPr>
          <w:color w:val="000000" w:themeColor="text1"/>
        </w:rPr>
        <w:t xml:space="preserve"> in BRB14. </w:t>
      </w:r>
      <w:r w:rsidR="00850253">
        <w:rPr>
          <w:color w:val="000000" w:themeColor="text1"/>
        </w:rPr>
        <w:t xml:space="preserve">Another, in ATM as well as a splice donor variant, </w:t>
      </w:r>
      <w:r w:rsidR="00850253" w:rsidRPr="00850253">
        <w:rPr>
          <w:color w:val="000000" w:themeColor="text1"/>
        </w:rPr>
        <w:t>NM_000321.2:c.1127+1G&gt;A</w:t>
      </w:r>
      <w:r w:rsidR="00850253">
        <w:rPr>
          <w:color w:val="000000" w:themeColor="text1"/>
        </w:rPr>
        <w:t>, in the RB1 gene.</w:t>
      </w:r>
      <w:r w:rsidR="00850253" w:rsidRPr="0085025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There was one known </w:t>
      </w:r>
      <w:r w:rsidR="002F2017">
        <w:rPr>
          <w:color w:val="000000" w:themeColor="text1"/>
        </w:rPr>
        <w:t xml:space="preserve">CHEK2 </w:t>
      </w:r>
      <w:r>
        <w:rPr>
          <w:color w:val="000000" w:themeColor="text1"/>
        </w:rPr>
        <w:t xml:space="preserve">pathogenic stop gained </w:t>
      </w:r>
      <w:r w:rsidR="004E780D">
        <w:rPr>
          <w:color w:val="000000" w:themeColor="text1"/>
        </w:rPr>
        <w:t>variant</w:t>
      </w:r>
      <w:r>
        <w:rPr>
          <w:color w:val="000000" w:themeColor="text1"/>
        </w:rPr>
        <w:t xml:space="preserve"> in BRB121. </w:t>
      </w:r>
      <w:r w:rsidR="002F2017">
        <w:rPr>
          <w:color w:val="000000" w:themeColor="text1"/>
        </w:rPr>
        <w:t xml:space="preserve">Additionally, there was </w:t>
      </w:r>
      <w:del w:id="5" w:author="Dewald Eygelaar" w:date="2019-03-05T14:49:00Z">
        <w:r w:rsidR="002F2017" w:rsidDel="00572EB0">
          <w:rPr>
            <w:color w:val="000000" w:themeColor="text1"/>
          </w:rPr>
          <w:delText xml:space="preserve">one </w:delText>
        </w:r>
      </w:del>
      <w:ins w:id="6" w:author="Dewald Eygelaar" w:date="2019-03-05T14:49:00Z">
        <w:r w:rsidR="00572EB0">
          <w:rPr>
            <w:color w:val="000000" w:themeColor="text1"/>
          </w:rPr>
          <w:t>a</w:t>
        </w:r>
        <w:r w:rsidR="00572EB0">
          <w:rPr>
            <w:color w:val="000000" w:themeColor="text1"/>
          </w:rPr>
          <w:t xml:space="preserve"> </w:t>
        </w:r>
      </w:ins>
      <w:r w:rsidR="00CC26C0">
        <w:rPr>
          <w:color w:val="000000" w:themeColor="text1"/>
        </w:rPr>
        <w:t xml:space="preserve">PALB2 </w:t>
      </w:r>
      <w:r w:rsidR="002F2017">
        <w:rPr>
          <w:color w:val="000000" w:themeColor="text1"/>
        </w:rPr>
        <w:t xml:space="preserve">likely pathogenic </w:t>
      </w:r>
      <w:r w:rsidR="004E780D">
        <w:rPr>
          <w:color w:val="000000" w:themeColor="text1"/>
        </w:rPr>
        <w:t>variant</w:t>
      </w:r>
      <w:r w:rsidR="002F2017">
        <w:rPr>
          <w:color w:val="000000" w:themeColor="text1"/>
        </w:rPr>
        <w:t xml:space="preserve"> in BRB241</w:t>
      </w:r>
      <w:r w:rsidR="00572EB0">
        <w:rPr>
          <w:color w:val="000000" w:themeColor="text1"/>
        </w:rPr>
        <w:t xml:space="preserve"> </w:t>
      </w:r>
      <w:del w:id="7" w:author="Dewald Eygelaar" w:date="2019-03-05T14:48:00Z">
        <w:r w:rsidR="002F2017" w:rsidDel="00572EB0">
          <w:rPr>
            <w:color w:val="000000" w:themeColor="text1"/>
          </w:rPr>
          <w:delText xml:space="preserve">, </w:delText>
        </w:r>
        <w:r w:rsidR="00EB0E68" w:rsidDel="00572EB0">
          <w:rPr>
            <w:color w:val="000000" w:themeColor="text1"/>
          </w:rPr>
          <w:delText>three</w:delText>
        </w:r>
        <w:r w:rsidR="002F2017" w:rsidDel="00572EB0">
          <w:rPr>
            <w:color w:val="000000" w:themeColor="text1"/>
          </w:rPr>
          <w:delText xml:space="preserve"> </w:delText>
        </w:r>
        <w:r w:rsidR="00CC26C0" w:rsidDel="00572EB0">
          <w:rPr>
            <w:color w:val="000000" w:themeColor="text1"/>
          </w:rPr>
          <w:delText xml:space="preserve">ATM </w:delText>
        </w:r>
        <w:r w:rsidR="00EB0E68" w:rsidDel="00572EB0">
          <w:rPr>
            <w:color w:val="000000" w:themeColor="text1"/>
          </w:rPr>
          <w:delText>missense variants annotated ‘with other allele’,</w:delText>
        </w:r>
        <w:r w:rsidR="002F2017" w:rsidDel="00572EB0">
          <w:rPr>
            <w:color w:val="000000" w:themeColor="text1"/>
          </w:rPr>
          <w:delText xml:space="preserve"> and six </w:delText>
        </w:r>
        <w:r w:rsidR="008039C2" w:rsidDel="00572EB0">
          <w:rPr>
            <w:color w:val="000000" w:themeColor="text1"/>
          </w:rPr>
          <w:delText xml:space="preserve">other </w:delText>
        </w:r>
        <w:r w:rsidR="00CC26C0" w:rsidDel="00572EB0">
          <w:rPr>
            <w:color w:val="000000" w:themeColor="text1"/>
          </w:rPr>
          <w:delText xml:space="preserve">CHEK2 </w:delText>
        </w:r>
        <w:r w:rsidR="004E780D" w:rsidDel="00572EB0">
          <w:rPr>
            <w:color w:val="000000" w:themeColor="text1"/>
          </w:rPr>
          <w:delText>variant</w:delText>
        </w:r>
        <w:r w:rsidR="002F2017" w:rsidDel="00572EB0">
          <w:rPr>
            <w:color w:val="000000" w:themeColor="text1"/>
          </w:rPr>
          <w:delText xml:space="preserve">s annotated as </w:delText>
        </w:r>
        <w:r w:rsidR="009C5822" w:rsidDel="00572EB0">
          <w:rPr>
            <w:color w:val="000000" w:themeColor="text1"/>
          </w:rPr>
          <w:delText>‘</w:delText>
        </w:r>
        <w:r w:rsidR="002F2017" w:rsidDel="00572EB0">
          <w:rPr>
            <w:color w:val="000000" w:themeColor="text1"/>
          </w:rPr>
          <w:delText>with pathogenic allele, uncertain significance</w:delText>
        </w:r>
        <w:r w:rsidR="009C5822" w:rsidDel="00572EB0">
          <w:rPr>
            <w:color w:val="000000" w:themeColor="text1"/>
          </w:rPr>
          <w:delText>’</w:delText>
        </w:r>
        <w:r w:rsidR="002F2017" w:rsidDel="00572EB0">
          <w:rPr>
            <w:color w:val="000000" w:themeColor="text1"/>
          </w:rPr>
          <w:delText xml:space="preserve"> </w:delText>
        </w:r>
      </w:del>
      <w:r w:rsidR="002F2017">
        <w:rPr>
          <w:color w:val="000000" w:themeColor="text1"/>
        </w:rPr>
        <w:t xml:space="preserve">(Table </w:t>
      </w:r>
      <w:r w:rsidR="00B45675">
        <w:rPr>
          <w:color w:val="000000" w:themeColor="text1"/>
        </w:rPr>
        <w:t>2</w:t>
      </w:r>
      <w:r w:rsidR="002F2017">
        <w:rPr>
          <w:color w:val="000000" w:themeColor="text1"/>
        </w:rPr>
        <w:t>).</w:t>
      </w:r>
    </w:p>
    <w:p w14:paraId="6F0AFB72" w14:textId="77777777" w:rsidR="00300B7E" w:rsidRDefault="00300B7E" w:rsidP="009F2CA2">
      <w:pPr>
        <w:jc w:val="both"/>
        <w:rPr>
          <w:color w:val="FF0000"/>
        </w:rPr>
      </w:pPr>
    </w:p>
    <w:p w14:paraId="57C883B3" w14:textId="0E6F5EAD" w:rsidR="00E361C8" w:rsidRDefault="00B86BA5" w:rsidP="009F2CA2">
      <w:pPr>
        <w:jc w:val="both"/>
      </w:pPr>
      <w:r>
        <w:t xml:space="preserve">No </w:t>
      </w:r>
      <w:r w:rsidR="003A6162">
        <w:t>significantly disruptive</w:t>
      </w:r>
      <w:r>
        <w:t xml:space="preserve"> </w:t>
      </w:r>
      <w:r w:rsidR="004E780D">
        <w:t>variant</w:t>
      </w:r>
      <w:r>
        <w:t xml:space="preserve"> types, or </w:t>
      </w:r>
      <w:r w:rsidR="004E780D">
        <w:t>variant</w:t>
      </w:r>
      <w:r>
        <w:t xml:space="preserve">s with </w:t>
      </w:r>
      <w:r w:rsidR="003A6162">
        <w:rPr>
          <w:color w:val="000000" w:themeColor="text1"/>
        </w:rPr>
        <w:t xml:space="preserve">interesting </w:t>
      </w:r>
      <w:proofErr w:type="spellStart"/>
      <w:r w:rsidR="003A6162">
        <w:rPr>
          <w:color w:val="000000" w:themeColor="text1"/>
        </w:rPr>
        <w:t>ClinVar</w:t>
      </w:r>
      <w:proofErr w:type="spellEnd"/>
      <w:r w:rsidR="003A6162">
        <w:rPr>
          <w:color w:val="000000" w:themeColor="text1"/>
        </w:rPr>
        <w:t xml:space="preserve"> significance annotation effects</w:t>
      </w:r>
      <w:r w:rsidR="003A6162">
        <w:t xml:space="preserve"> </w:t>
      </w:r>
      <w:r>
        <w:t>were found in the low penetrance gene set.</w:t>
      </w:r>
    </w:p>
    <w:p w14:paraId="59B547C7" w14:textId="77777777" w:rsidR="00B86BA5" w:rsidRDefault="00B86BA5" w:rsidP="009F2CA2">
      <w:pPr>
        <w:jc w:val="both"/>
      </w:pPr>
    </w:p>
    <w:p w14:paraId="6B8C814B" w14:textId="3B199374" w:rsidR="00D92D74" w:rsidRPr="00D92D74" w:rsidRDefault="00D92D74" w:rsidP="009F2CA2">
      <w:pPr>
        <w:jc w:val="both"/>
        <w:rPr>
          <w:i/>
        </w:rPr>
      </w:pPr>
      <w:r w:rsidRPr="00D92D74">
        <w:rPr>
          <w:i/>
        </w:rPr>
        <w:t xml:space="preserve">Pathogenic or likely pathogenic </w:t>
      </w:r>
      <w:r w:rsidR="004E780D">
        <w:rPr>
          <w:i/>
        </w:rPr>
        <w:t>variant</w:t>
      </w:r>
      <w:r w:rsidRPr="00D92D74">
        <w:rPr>
          <w:i/>
        </w:rPr>
        <w:t>s in other genes</w:t>
      </w:r>
    </w:p>
    <w:p w14:paraId="3F3329A8" w14:textId="77777777" w:rsidR="00D92D74" w:rsidRDefault="00D92D74" w:rsidP="009F2CA2">
      <w:pPr>
        <w:jc w:val="both"/>
      </w:pPr>
    </w:p>
    <w:p w14:paraId="61A30D3C" w14:textId="2DB5BD7D" w:rsidR="003349BA" w:rsidRDefault="003349BA" w:rsidP="003349BA">
      <w:pPr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t xml:space="preserve">Additionally, some known or likely pathogenic </w:t>
      </w:r>
      <w:r w:rsidR="004E780D">
        <w:t>variant</w:t>
      </w:r>
      <w:r>
        <w:t>s were found outside the</w:t>
      </w:r>
      <w:r w:rsidR="001035FA">
        <w:t xml:space="preserve"> </w:t>
      </w:r>
      <w:r>
        <w:t xml:space="preserve">set of </w:t>
      </w:r>
      <w:r w:rsidR="00B252D5">
        <w:t xml:space="preserve">15 </w:t>
      </w:r>
      <w:r>
        <w:t xml:space="preserve">known breast cancer susceptibility genes </w:t>
      </w:r>
      <w:ins w:id="8" w:author="Dewald Eygelaar" w:date="2019-03-05T14:45:00Z">
        <w:r w:rsidR="00572EB0">
          <w:t xml:space="preserve">were </w:t>
        </w:r>
      </w:ins>
      <w:r>
        <w:t>reported</w:t>
      </w:r>
      <w:del w:id="9" w:author="Dewald Eygelaar" w:date="2019-03-05T14:45:00Z">
        <w:r w:rsidDel="00572EB0">
          <w:delText xml:space="preserve"> above</w:delText>
        </w:r>
      </w:del>
      <w:r>
        <w:t xml:space="preserve"> (Table </w:t>
      </w:r>
      <w:r w:rsidR="002E6F1B">
        <w:t>3</w:t>
      </w:r>
      <w:r>
        <w:t xml:space="preserve">). In BRB225 and BRB98, a FANCG known pathogenic frameshift </w:t>
      </w:r>
      <w:r w:rsidR="004E780D">
        <w:t>variant</w:t>
      </w:r>
      <w:r>
        <w:t xml:space="preserve"> was shown. In BRB114 and BRB161, an XPC known pathogenic splice acceptor variant was shown.</w:t>
      </w:r>
    </w:p>
    <w:p w14:paraId="08110665" w14:textId="77777777" w:rsidR="00907AC7" w:rsidRDefault="00907AC7" w:rsidP="009F2CA2">
      <w:pPr>
        <w:jc w:val="both"/>
      </w:pPr>
    </w:p>
    <w:p w14:paraId="102F0A51" w14:textId="7F6D7F93" w:rsidR="00907AC7" w:rsidRDefault="00C2447C" w:rsidP="009F2CA2">
      <w:pPr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t>Only a single</w:t>
      </w:r>
      <w:r w:rsidR="00907AC7">
        <w:t xml:space="preserve"> varian</w:t>
      </w:r>
      <w:r>
        <w:t>t</w:t>
      </w:r>
      <w:r w:rsidR="00907AC7">
        <w:t xml:space="preserve"> </w:t>
      </w:r>
      <w:r w:rsidR="004E11EE">
        <w:t xml:space="preserve">that </w:t>
      </w:r>
      <w:r>
        <w:t>has</w:t>
      </w:r>
      <w:r w:rsidR="004E11EE">
        <w:t xml:space="preserve"> </w:t>
      </w:r>
      <w:r w:rsidR="004D11EA">
        <w:t xml:space="preserve">previously </w:t>
      </w:r>
      <w:r w:rsidR="004E11EE">
        <w:t xml:space="preserve">been annotated as pathogenic or likely pathogenic </w:t>
      </w:r>
      <w:r>
        <w:t>was</w:t>
      </w:r>
      <w:r w:rsidR="00907AC7">
        <w:t xml:space="preserve"> not predicted to be deleterious by </w:t>
      </w:r>
      <w:r w:rsidR="006B4C95">
        <w:t xml:space="preserve">at least </w:t>
      </w:r>
      <w:r w:rsidR="00C46A91">
        <w:t>3</w:t>
      </w:r>
      <w:r w:rsidR="00907AC7">
        <w:t>/</w:t>
      </w:r>
      <w:r w:rsidR="00C46A91">
        <w:t>5</w:t>
      </w:r>
      <w:r w:rsidR="00907AC7">
        <w:t xml:space="preserve"> functional effect prediction packages</w:t>
      </w:r>
      <w:r w:rsidR="00C55195">
        <w:t xml:space="preserve"> (thus filtered out of our selected variant set)</w:t>
      </w:r>
      <w:r>
        <w:t>, being</w:t>
      </w:r>
      <w:r w:rsidR="00907AC7">
        <w:t xml:space="preserve"> a HNF1A likely pathogenic missense </w:t>
      </w:r>
      <w:r w:rsidR="004E780D">
        <w:t>variant</w:t>
      </w:r>
      <w:r w:rsidR="00907AC7">
        <w:t xml:space="preserve"> in BRB18 (Table </w:t>
      </w:r>
      <w:r w:rsidR="00AA6F63">
        <w:t>4</w:t>
      </w:r>
      <w:r w:rsidR="00907AC7">
        <w:t>).</w:t>
      </w:r>
    </w:p>
    <w:p w14:paraId="0F6D8001" w14:textId="77777777" w:rsidR="00E361C8" w:rsidRDefault="00E361C8" w:rsidP="009F2CA2">
      <w:pPr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691B005" w14:textId="77777777" w:rsidR="00E361C8" w:rsidRDefault="00E361C8" w:rsidP="00E361C8">
      <w:pPr>
        <w:jc w:val="both"/>
        <w:rPr>
          <w:color w:val="FF0000"/>
        </w:rPr>
      </w:pPr>
    </w:p>
    <w:p w14:paraId="2D523336" w14:textId="77777777" w:rsidR="00DC69A1" w:rsidRPr="004D6047" w:rsidRDefault="00DC69A1" w:rsidP="009F2CA2">
      <w:pPr>
        <w:jc w:val="both"/>
      </w:pPr>
    </w:p>
    <w:p w14:paraId="5E8EC296" w14:textId="77777777" w:rsidR="003128A8" w:rsidRPr="00163C9E" w:rsidRDefault="003128A8" w:rsidP="00576A81">
      <w:pPr>
        <w:jc w:val="both"/>
        <w:outlineLvl w:val="0"/>
        <w:rPr>
          <w:b/>
        </w:rPr>
      </w:pPr>
      <w:r w:rsidRPr="00163C9E">
        <w:rPr>
          <w:b/>
        </w:rPr>
        <w:t>Discussion</w:t>
      </w:r>
    </w:p>
    <w:p w14:paraId="2BB17C0E" w14:textId="77777777" w:rsidR="00163C9E" w:rsidRDefault="00163C9E" w:rsidP="009F2CA2">
      <w:pPr>
        <w:jc w:val="both"/>
      </w:pPr>
    </w:p>
    <w:p w14:paraId="3B28AC73" w14:textId="15949B8A" w:rsidR="00A6612E" w:rsidRDefault="006A7CD4" w:rsidP="009F2CA2">
      <w:pPr>
        <w:jc w:val="both"/>
      </w:pPr>
      <w:r>
        <w:t xml:space="preserve">As far as we are aware, this is the first breast cancer </w:t>
      </w:r>
      <w:r w:rsidR="004E780D">
        <w:t>variant</w:t>
      </w:r>
      <w:r>
        <w:t xml:space="preserve"> study on black South African females using a multigene panel. </w:t>
      </w:r>
      <w:r w:rsidR="006303C5">
        <w:t>This set of samples, being BRCA deficient, gives new insight into cancer causing mutations</w:t>
      </w:r>
      <w:r w:rsidR="00A10113">
        <w:t>,</w:t>
      </w:r>
      <w:r w:rsidR="006303C5">
        <w:t xml:space="preserve"> </w:t>
      </w:r>
      <w:r w:rsidR="00A10113">
        <w:t>e</w:t>
      </w:r>
      <w:r w:rsidR="006303C5">
        <w:t>ven though a</w:t>
      </w:r>
      <w:r w:rsidR="00A215B7">
        <w:t xml:space="preserve"> total of</w:t>
      </w:r>
      <w:del w:id="10" w:author="Dewald Eygelaar" w:date="2019-03-05T14:41:00Z">
        <w:r w:rsidR="00044E52" w:rsidDel="00A32AC3">
          <w:delText xml:space="preserve"> </w:delText>
        </w:r>
      </w:del>
      <w:ins w:id="11" w:author="Dewald Eygelaar" w:date="2019-03-05T14:37:00Z">
        <w:r w:rsidR="00146E5C">
          <w:t xml:space="preserve"> </w:t>
        </w:r>
      </w:ins>
      <w:ins w:id="12" w:author="Dewald Eygelaar" w:date="2019-03-05T14:38:00Z">
        <w:r w:rsidR="00146E5C">
          <w:t>14</w:t>
        </w:r>
      </w:ins>
      <w:del w:id="13" w:author="Dewald Eygelaar" w:date="2019-03-05T14:37:00Z">
        <w:r w:rsidR="00044E52" w:rsidDel="00146E5C">
          <w:delText>12</w:delText>
        </w:r>
      </w:del>
      <w:r w:rsidR="00044E52">
        <w:t xml:space="preserve"> </w:t>
      </w:r>
      <w:r w:rsidR="00874B97">
        <w:t>BRCA</w:t>
      </w:r>
      <w:r w:rsidR="00A215B7">
        <w:t xml:space="preserve"> </w:t>
      </w:r>
      <w:r w:rsidR="004E780D">
        <w:t>variant</w:t>
      </w:r>
      <w:r w:rsidR="00A215B7">
        <w:t>s we</w:t>
      </w:r>
      <w:r w:rsidR="002270F7">
        <w:t xml:space="preserve">re </w:t>
      </w:r>
      <w:r w:rsidR="006303C5">
        <w:t xml:space="preserve">still </w:t>
      </w:r>
      <w:r w:rsidR="002270F7">
        <w:t>observed including</w:t>
      </w:r>
      <w:r w:rsidR="0017172F">
        <w:t xml:space="preserve"> </w:t>
      </w:r>
      <w:del w:id="14" w:author="Dewald Eygelaar" w:date="2019-03-05T14:38:00Z">
        <w:r w:rsidR="00044E52" w:rsidDel="00146E5C">
          <w:delText>one novel</w:delText>
        </w:r>
      </w:del>
      <w:ins w:id="15" w:author="Dewald Eygelaar" w:date="2019-03-05T14:38:00Z">
        <w:r w:rsidR="00146E5C">
          <w:t>a</w:t>
        </w:r>
      </w:ins>
      <w:r w:rsidR="0017172F">
        <w:t xml:space="preserve"> </w:t>
      </w:r>
      <w:ins w:id="16" w:author="Dewald Eygelaar" w:date="2019-03-05T14:38:00Z">
        <w:r w:rsidR="00146E5C">
          <w:t xml:space="preserve">pathogenic </w:t>
        </w:r>
      </w:ins>
      <w:r w:rsidR="0017172F">
        <w:t xml:space="preserve">frameshift </w:t>
      </w:r>
      <w:ins w:id="17" w:author="Dewald Eygelaar" w:date="2019-03-05T14:38:00Z">
        <w:r w:rsidR="00146E5C">
          <w:t xml:space="preserve">and stop gained </w:t>
        </w:r>
      </w:ins>
      <w:r w:rsidR="0017172F">
        <w:t xml:space="preserve">variant. </w:t>
      </w:r>
      <w:del w:id="18" w:author="Dewald Eygelaar" w:date="2019-03-05T14:39:00Z">
        <w:r w:rsidR="002270F7" w:rsidDel="00001C2A">
          <w:delText xml:space="preserve">One </w:delText>
        </w:r>
        <w:r w:rsidR="007E7A8F" w:rsidDel="00001C2A">
          <w:delText>stop gained</w:delText>
        </w:r>
        <w:r w:rsidR="00415E33" w:rsidDel="00001C2A">
          <w:delText xml:space="preserve"> </w:delText>
        </w:r>
        <w:r w:rsidR="004E780D" w:rsidDel="00001C2A">
          <w:delText>variant</w:delText>
        </w:r>
        <w:r w:rsidR="002270F7" w:rsidDel="00001C2A">
          <w:delText xml:space="preserve"> was classified as </w:delText>
        </w:r>
        <w:r w:rsidR="005654AC" w:rsidDel="00001C2A">
          <w:delText>‘</w:delText>
        </w:r>
        <w:r w:rsidR="002270F7" w:rsidDel="00001C2A">
          <w:delText>with pathogenic allele</w:delText>
        </w:r>
        <w:r w:rsidR="005654AC" w:rsidDel="00001C2A">
          <w:delText>’</w:delText>
        </w:r>
        <w:r w:rsidR="002270F7" w:rsidDel="00001C2A">
          <w:delText>, and</w:delText>
        </w:r>
        <w:r w:rsidR="00415E33" w:rsidDel="00001C2A">
          <w:delText xml:space="preserve"> one </w:delText>
        </w:r>
        <w:r w:rsidR="007E7A8F" w:rsidDel="00001C2A">
          <w:delText>missense</w:delText>
        </w:r>
        <w:r w:rsidR="002270F7" w:rsidDel="00001C2A">
          <w:delText xml:space="preserve"> </w:delText>
        </w:r>
        <w:r w:rsidR="004E780D" w:rsidDel="00001C2A">
          <w:delText>variant</w:delText>
        </w:r>
        <w:r w:rsidR="002270F7" w:rsidDel="00001C2A">
          <w:delText xml:space="preserve"> as </w:delText>
        </w:r>
        <w:r w:rsidR="005654AC" w:rsidDel="00001C2A">
          <w:delText>‘</w:delText>
        </w:r>
        <w:r w:rsidR="002270F7" w:rsidDel="00001C2A">
          <w:delText>likely pathogenic</w:delText>
        </w:r>
        <w:r w:rsidR="005654AC" w:rsidDel="00001C2A">
          <w:delText>’</w:delText>
        </w:r>
        <w:r w:rsidR="002270F7" w:rsidDel="00001C2A">
          <w:delText xml:space="preserve">. </w:delText>
        </w:r>
        <w:r w:rsidR="00874B97" w:rsidDel="00001C2A">
          <w:delText>Thus, a</w:delText>
        </w:r>
      </w:del>
      <w:ins w:id="19" w:author="Dewald Eygelaar" w:date="2019-03-05T14:39:00Z">
        <w:r w:rsidR="00001C2A">
          <w:t>A</w:t>
        </w:r>
      </w:ins>
      <w:r w:rsidR="00874B97">
        <w:t xml:space="preserve"> low number of known </w:t>
      </w:r>
      <w:r w:rsidR="002270F7">
        <w:t xml:space="preserve">pathogenic </w:t>
      </w:r>
      <w:r w:rsidR="004E780D">
        <w:t>variant</w:t>
      </w:r>
      <w:r w:rsidR="002270F7">
        <w:t xml:space="preserve">s </w:t>
      </w:r>
      <w:r w:rsidR="00874B97">
        <w:t>was</w:t>
      </w:r>
      <w:r w:rsidR="002270F7">
        <w:t xml:space="preserve"> shown in the BRCA genes</w:t>
      </w:r>
      <w:r w:rsidR="006303C5">
        <w:t>, which makes sense, given the circumstances</w:t>
      </w:r>
      <w:r w:rsidR="002270F7">
        <w:t>.</w:t>
      </w:r>
      <w:r w:rsidR="00874B97">
        <w:t xml:space="preserve"> </w:t>
      </w:r>
    </w:p>
    <w:p w14:paraId="3A99A661" w14:textId="77777777" w:rsidR="00A6612E" w:rsidRDefault="00A6612E" w:rsidP="009F2CA2">
      <w:pPr>
        <w:jc w:val="both"/>
      </w:pPr>
    </w:p>
    <w:p w14:paraId="25CBCF9B" w14:textId="2CFF039F" w:rsidR="003128A8" w:rsidRDefault="00CE4FB3" w:rsidP="009F2CA2">
      <w:pPr>
        <w:jc w:val="both"/>
      </w:pPr>
      <w:r>
        <w:t xml:space="preserve">The </w:t>
      </w:r>
      <w:r w:rsidRPr="00CE4FB3">
        <w:t>NM_000059.3:c.5771_5774del</w:t>
      </w:r>
      <w:r>
        <w:t xml:space="preserve"> </w:t>
      </w:r>
      <w:r w:rsidR="009D1134">
        <w:t xml:space="preserve">frameshift </w:t>
      </w:r>
      <w:r w:rsidR="00AC264E">
        <w:t xml:space="preserve">variant </w:t>
      </w:r>
      <w:r w:rsidR="00A60BD8">
        <w:t>in BRCA2</w:t>
      </w:r>
      <w:r w:rsidR="00C842C2">
        <w:t xml:space="preserve"> for BRB290</w:t>
      </w:r>
      <w:r w:rsidR="00A60BD8">
        <w:t xml:space="preserve"> </w:t>
      </w:r>
      <w:r>
        <w:t>is of</w:t>
      </w:r>
      <w:r w:rsidR="005F7C01">
        <w:t xml:space="preserve"> </w:t>
      </w:r>
      <w:proofErr w:type="gramStart"/>
      <w:r w:rsidR="005F7C01">
        <w:t>particular</w:t>
      </w:r>
      <w:r>
        <w:t xml:space="preserve"> </w:t>
      </w:r>
      <w:r w:rsidR="005F7C01">
        <w:t>interest</w:t>
      </w:r>
      <w:proofErr w:type="gramEnd"/>
      <w:r w:rsidR="000C5CC0">
        <w:t xml:space="preserve"> because it has been previously identified as a possible non-Afrikaner South African founder mutation</w:t>
      </w:r>
      <w:r>
        <w:t>.</w:t>
      </w:r>
      <w:r w:rsidR="00A6612E">
        <w:t xml:space="preserve"> Further studies will be needed to identify the impact of this variant.</w:t>
      </w:r>
      <w:r w:rsidR="00D012DA">
        <w:t xml:space="preserve"> </w:t>
      </w:r>
    </w:p>
    <w:p w14:paraId="37A2A712" w14:textId="77777777" w:rsidR="00874B97" w:rsidRDefault="00874B97" w:rsidP="009F2CA2">
      <w:pPr>
        <w:jc w:val="both"/>
      </w:pPr>
    </w:p>
    <w:p w14:paraId="37812C37" w14:textId="13A0D0CF" w:rsidR="006303C5" w:rsidRDefault="00874B97" w:rsidP="009F2CA2">
      <w:pPr>
        <w:jc w:val="both"/>
      </w:pPr>
      <w:r>
        <w:t xml:space="preserve">A total of </w:t>
      </w:r>
      <w:r w:rsidR="00A6612E">
        <w:t>1</w:t>
      </w:r>
      <w:r w:rsidR="000C5CC0">
        <w:t>1</w:t>
      </w:r>
      <w:r w:rsidR="00A6612E">
        <w:t xml:space="preserve"> </w:t>
      </w:r>
      <w:r w:rsidR="004E780D">
        <w:t>variant</w:t>
      </w:r>
      <w:r>
        <w:t xml:space="preserve">s </w:t>
      </w:r>
      <w:r w:rsidR="006D2D04">
        <w:t xml:space="preserve">with severely disruptive effects or demonstrated effects </w:t>
      </w:r>
      <w:r>
        <w:t>were identified in medium penetrance genes</w:t>
      </w:r>
      <w:r w:rsidR="006D2D04">
        <w:t xml:space="preserve">. </w:t>
      </w:r>
      <w:r w:rsidR="001507D0">
        <w:t xml:space="preserve">This included one known stop </w:t>
      </w:r>
      <w:r w:rsidR="00415E33">
        <w:t xml:space="preserve">gained pathogenic </w:t>
      </w:r>
      <w:r w:rsidR="004E780D">
        <w:t>variant</w:t>
      </w:r>
      <w:r w:rsidR="00415E33">
        <w:t xml:space="preserve"> in CHEK2, one novel stop gained </w:t>
      </w:r>
      <w:r w:rsidR="004E780D">
        <w:t>variant</w:t>
      </w:r>
      <w:r w:rsidR="00415E33">
        <w:t xml:space="preserve"> in ATM</w:t>
      </w:r>
      <w:r w:rsidR="0043142E">
        <w:t xml:space="preserve"> and RB1</w:t>
      </w:r>
      <w:ins w:id="20" w:author="Dewald Eygelaar" w:date="2019-03-05T14:35:00Z">
        <w:r w:rsidR="00146E5C">
          <w:t xml:space="preserve"> and</w:t>
        </w:r>
      </w:ins>
      <w:del w:id="21" w:author="Dewald Eygelaar" w:date="2019-03-05T14:35:00Z">
        <w:r w:rsidR="00DC68F5" w:rsidDel="00146E5C">
          <w:delText>,</w:delText>
        </w:r>
      </w:del>
      <w:r w:rsidR="00DC68F5">
        <w:t xml:space="preserve"> one PALB2 </w:t>
      </w:r>
      <w:r w:rsidR="004E780D">
        <w:t>variant</w:t>
      </w:r>
      <w:r w:rsidR="00DC68F5">
        <w:t xml:space="preserve"> annotated as </w:t>
      </w:r>
      <w:r w:rsidR="001978C4">
        <w:t>‘</w:t>
      </w:r>
      <w:r w:rsidR="00DC68F5">
        <w:t>with likely pathogenic allele</w:t>
      </w:r>
      <w:r w:rsidR="001978C4">
        <w:t>’</w:t>
      </w:r>
      <w:del w:id="22" w:author="Dewald Eygelaar" w:date="2019-03-05T14:35:00Z">
        <w:r w:rsidR="00DC68F5" w:rsidDel="00146E5C">
          <w:delText xml:space="preserve">, </w:delText>
        </w:r>
        <w:r w:rsidR="006D5D11" w:rsidDel="00146E5C">
          <w:delText>three</w:delText>
        </w:r>
        <w:r w:rsidR="00DC68F5" w:rsidDel="00146E5C">
          <w:delText xml:space="preserve"> </w:delText>
        </w:r>
        <w:r w:rsidR="00A818BF" w:rsidDel="00146E5C">
          <w:delText>missense variants</w:delText>
        </w:r>
        <w:r w:rsidR="00DC68F5" w:rsidDel="00146E5C">
          <w:delText xml:space="preserve"> </w:delText>
        </w:r>
        <w:r w:rsidR="007415A3" w:rsidDel="00146E5C">
          <w:delText xml:space="preserve">in ATM </w:delText>
        </w:r>
        <w:r w:rsidR="00DC68F5" w:rsidDel="00146E5C">
          <w:delText xml:space="preserve">annotated as </w:delText>
        </w:r>
        <w:r w:rsidR="004B1CDC" w:rsidDel="00146E5C">
          <w:delText>‘</w:delText>
        </w:r>
        <w:r w:rsidR="00DC68F5" w:rsidDel="00146E5C">
          <w:delText>with other allele</w:delText>
        </w:r>
        <w:r w:rsidR="004B1CDC" w:rsidDel="00146E5C">
          <w:delText>’</w:delText>
        </w:r>
        <w:r w:rsidR="00DC68F5" w:rsidDel="00146E5C">
          <w:delText xml:space="preserve"> and six </w:delText>
        </w:r>
        <w:r w:rsidR="00DA6C89" w:rsidDel="00146E5C">
          <w:delText>variant</w:delText>
        </w:r>
        <w:r w:rsidR="00DC68F5" w:rsidDel="00146E5C">
          <w:delText xml:space="preserve">s of </w:delText>
        </w:r>
        <w:r w:rsidR="004B1CDC" w:rsidDel="00146E5C">
          <w:delText>annotated with</w:delText>
        </w:r>
        <w:r w:rsidR="00DC68F5" w:rsidDel="00146E5C">
          <w:delText xml:space="preserve"> </w:delText>
        </w:r>
        <w:r w:rsidR="004B1CDC" w:rsidDel="00146E5C">
          <w:delText>‘w</w:delText>
        </w:r>
        <w:r w:rsidR="004B1CDC" w:rsidRPr="004B1CDC" w:rsidDel="00146E5C">
          <w:delText>ith pathogenic, uncertain significance allele</w:delText>
        </w:r>
        <w:r w:rsidR="004B1CDC" w:rsidDel="00146E5C">
          <w:delText xml:space="preserve">’ </w:delText>
        </w:r>
        <w:r w:rsidR="007415A3" w:rsidDel="00146E5C">
          <w:delText>in CHEK2</w:delText>
        </w:r>
      </w:del>
      <w:r w:rsidR="00987449">
        <w:t xml:space="preserve">. </w:t>
      </w:r>
      <w:r w:rsidR="00C842C2">
        <w:t xml:space="preserve">The </w:t>
      </w:r>
      <w:r w:rsidR="00C842C2" w:rsidRPr="00C842C2">
        <w:t>NM_000051.3:c.162T&gt;A</w:t>
      </w:r>
      <w:r w:rsidR="00C842C2">
        <w:t xml:space="preserve"> </w:t>
      </w:r>
      <w:r w:rsidR="00795996">
        <w:t xml:space="preserve">stop gained </w:t>
      </w:r>
      <w:r w:rsidR="00C842C2">
        <w:t xml:space="preserve">variant in ATM </w:t>
      </w:r>
      <w:r w:rsidR="0043142E">
        <w:t xml:space="preserve">and the </w:t>
      </w:r>
      <w:r w:rsidR="0043142E" w:rsidRPr="0043142E">
        <w:t>NM_000321.2:c.1127+1G&gt;A</w:t>
      </w:r>
      <w:r w:rsidR="00E15ECB">
        <w:t xml:space="preserve"> splice donor variant are</w:t>
      </w:r>
      <w:r w:rsidR="00C842C2">
        <w:t xml:space="preserve"> particularly interesting. </w:t>
      </w:r>
      <w:r w:rsidR="00934FC2">
        <w:t>In genes other than the 1</w:t>
      </w:r>
      <w:r w:rsidR="00B252D5">
        <w:t>5</w:t>
      </w:r>
      <w:r w:rsidR="00934FC2">
        <w:t xml:space="preserve"> </w:t>
      </w:r>
      <w:r w:rsidR="009B7602">
        <w:t xml:space="preserve">selected </w:t>
      </w:r>
      <w:r w:rsidR="00934FC2">
        <w:t xml:space="preserve">breast cancer susceptibility genes, </w:t>
      </w:r>
      <w:r w:rsidR="00E91AB1">
        <w:t>a</w:t>
      </w:r>
      <w:r w:rsidR="00CB38C9">
        <w:t xml:space="preserve"> </w:t>
      </w:r>
      <w:r w:rsidR="00E91AB1">
        <w:t xml:space="preserve">total </w:t>
      </w:r>
      <w:del w:id="23" w:author="Dewald Eygelaar" w:date="2019-03-05T14:36:00Z">
        <w:r w:rsidR="000C5CC0" w:rsidDel="00146E5C">
          <w:delText>1</w:delText>
        </w:r>
        <w:r w:rsidR="00AA6F63" w:rsidDel="00146E5C">
          <w:delText>0</w:delText>
        </w:r>
        <w:r w:rsidR="000C5CC0" w:rsidDel="00146E5C">
          <w:delText xml:space="preserve"> </w:delText>
        </w:r>
      </w:del>
      <w:ins w:id="24" w:author="Dewald Eygelaar" w:date="2019-03-05T14:36:00Z">
        <w:r w:rsidR="00146E5C">
          <w:t xml:space="preserve">four </w:t>
        </w:r>
      </w:ins>
      <w:r w:rsidR="00C64DEE">
        <w:t>known pathogenic</w:t>
      </w:r>
      <w:r w:rsidR="00844190">
        <w:t>-type</w:t>
      </w:r>
      <w:r w:rsidR="00C64DEE">
        <w:t xml:space="preserve"> </w:t>
      </w:r>
      <w:r w:rsidR="00CE4F96">
        <w:t>variant</w:t>
      </w:r>
      <w:r w:rsidR="00C64DEE">
        <w:t xml:space="preserve">s were found in </w:t>
      </w:r>
      <w:del w:id="25" w:author="Dewald Eygelaar" w:date="2019-03-05T14:36:00Z">
        <w:r w:rsidR="00C64DEE" w:rsidDel="00146E5C">
          <w:delText xml:space="preserve">APC, </w:delText>
        </w:r>
      </w:del>
      <w:r w:rsidR="00C64DEE">
        <w:t>FANCG</w:t>
      </w:r>
      <w:del w:id="26" w:author="Dewald Eygelaar" w:date="2019-03-05T14:36:00Z">
        <w:r w:rsidR="000C5CC0" w:rsidDel="00146E5C">
          <w:delText>, RECQL4</w:delText>
        </w:r>
      </w:del>
      <w:r w:rsidR="00C64DEE">
        <w:t xml:space="preserve"> and XPC</w:t>
      </w:r>
      <w:r w:rsidR="00844190">
        <w:t xml:space="preserve">. </w:t>
      </w:r>
    </w:p>
    <w:p w14:paraId="250B895B" w14:textId="77777777" w:rsidR="00E71F44" w:rsidRDefault="00E71F44" w:rsidP="009F2CA2">
      <w:pPr>
        <w:jc w:val="both"/>
      </w:pPr>
    </w:p>
    <w:p w14:paraId="2E4DA8AF" w14:textId="588FF915" w:rsidR="006D077E" w:rsidRDefault="0080155B" w:rsidP="0098140E">
      <w:pPr>
        <w:jc w:val="both"/>
      </w:pPr>
      <w:r>
        <w:t xml:space="preserve"> Interestingly, </w:t>
      </w:r>
      <w:r w:rsidR="00477EA9">
        <w:t>only one</w:t>
      </w:r>
      <w:r>
        <w:t xml:space="preserve"> TP53 mutation </w:t>
      </w:r>
      <w:r w:rsidR="00477EA9">
        <w:t>was</w:t>
      </w:r>
      <w:r>
        <w:t xml:space="preserve"> identified in this work. </w:t>
      </w:r>
      <w:r w:rsidR="006312D8">
        <w:t>A p</w:t>
      </w:r>
      <w:r>
        <w:t>revious stud</w:t>
      </w:r>
      <w:r w:rsidR="006312D8">
        <w:t>y</w:t>
      </w:r>
      <w:r>
        <w:t xml:space="preserve"> also presented </w:t>
      </w:r>
      <w:r w:rsidR="00477EA9">
        <w:t>similar</w:t>
      </w:r>
      <w:r>
        <w:t xml:space="preserve"> result</w:t>
      </w:r>
      <w:r w:rsidR="00477EA9">
        <w:t>s</w:t>
      </w:r>
      <w:r w:rsidR="00A869D3">
        <w:t xml:space="preserve"> </w:t>
      </w:r>
      <w:r w:rsidR="00A869D3">
        <w:fldChar w:fldCharType="begin"/>
      </w:r>
      <w:r w:rsidR="00D4665E">
        <w:instrText xml:space="preserve"> ADDIN EN.CITE &lt;EndNote&gt;&lt;Cite&gt;&lt;Author&gt;Tung&lt;/Author&gt;&lt;Year&gt;2016&lt;/Year&gt;&lt;RecNum&gt;493&lt;/RecNum&gt;&lt;DisplayText&gt;&lt;style face="superscript"&gt;39&lt;/style&gt;&lt;/DisplayText&gt;&lt;record&gt;&lt;rec-number&gt;493&lt;/rec-number&gt;&lt;foreign-keys&gt;&lt;key app="EN" db-id="pe2zzvva00pd9uet2s5ptrz5drtpx52vdvza" timestamp="1535023414"&gt;493&lt;/key&gt;&lt;/foreign-keys&gt;&lt;ref-type name="Journal Article"&gt;17&lt;/ref-type&gt;&lt;contributors&gt;&lt;authors&gt;&lt;author&gt;Tung, N.&lt;/author&gt;&lt;author&gt;Lin, N. U.&lt;/author&gt;&lt;author&gt;Kidd, J.&lt;/author&gt;&lt;author&gt;Allen, B. A.&lt;/author&gt;&lt;author&gt;Singh, N.&lt;/author&gt;&lt;author&gt;Wenstrup, R. J.&lt;/author&gt;&lt;author&gt;Hartman, A. R.&lt;/author&gt;&lt;author&gt;Winer, E. P.&lt;/author&gt;&lt;author&gt;Garber, J. E.&lt;/author&gt;&lt;/authors&gt;&lt;/contributors&gt;&lt;titles&gt;&lt;title&gt;Frequency of Germline Mutations in 25 Cancer Susceptibility Genes in a Sequential Series of Patients With Breast Cancer&lt;/title&gt;&lt;secondary-title&gt;Journal of Clinical Oncology&lt;/secondary-title&gt;&lt;/titles&gt;&lt;periodical&gt;&lt;full-title&gt;Journal of clinical oncology&lt;/full-title&gt;&lt;/periodical&gt;&lt;pages&gt;1460-1468&lt;/pages&gt;&lt;volume&gt;34&lt;/volume&gt;&lt;number&gt;13&lt;/number&gt;&lt;dates&gt;&lt;year&gt;2016&lt;/year&gt;&lt;pub-dates&gt;&lt;date&gt;03/14&lt;/date&gt;&lt;/pub-dates&gt;&lt;/dates&gt;&lt;publisher&gt;American Society of Clinical Oncology&lt;/publisher&gt;&lt;isbn&gt;0732-183X&amp;#xD;1527-7755&lt;/isbn&gt;&lt;accession-num&gt;PMC4872307&lt;/accession-num&gt;&lt;urls&gt;&lt;related-urls&gt;&lt;url&gt;http://www.ncbi.nlm.nih.gov/pmc/articles/PMC4872307/&lt;/url&gt;&lt;/related-urls&gt;&lt;/urls&gt;&lt;electronic-resource-num&gt;10.1200/JCO.2015.65.0747&lt;/electronic-resource-num&gt;&lt;remote-database-name&gt;PMC&lt;/remote-database-name&gt;&lt;/record&gt;&lt;/Cite&gt;&lt;/EndNote&gt;</w:instrText>
      </w:r>
      <w:r w:rsidR="00A869D3">
        <w:fldChar w:fldCharType="separate"/>
      </w:r>
      <w:r w:rsidR="00D4665E" w:rsidRPr="00D4665E">
        <w:rPr>
          <w:noProof/>
          <w:vertAlign w:val="superscript"/>
        </w:rPr>
        <w:t>39</w:t>
      </w:r>
      <w:r w:rsidR="00A869D3">
        <w:fldChar w:fldCharType="end"/>
      </w:r>
      <w:r>
        <w:t xml:space="preserve">, where a </w:t>
      </w:r>
      <w:r w:rsidR="00A869D3">
        <w:t>prominent breast cancer</w:t>
      </w:r>
      <w:r w:rsidR="00F8449F">
        <w:t>-</w:t>
      </w:r>
      <w:r w:rsidR="00A869D3">
        <w:t>associated gene (TP53) did not carry any known mutations.</w:t>
      </w:r>
      <w:r w:rsidR="0080303F">
        <w:t xml:space="preserve"> </w:t>
      </w:r>
      <w:r w:rsidR="00BD1E9C">
        <w:t xml:space="preserve">Another study on a subset of African American women (289), all with breast cancer, only one patient was found to carry a </w:t>
      </w:r>
      <w:r w:rsidR="00DB6F48">
        <w:t xml:space="preserve">TP53 mutation </w:t>
      </w:r>
      <w:r w:rsidR="00A01583">
        <w:fldChar w:fldCharType="begin">
          <w:fldData xml:space="preserve">PEVuZE5vdGU+PENpdGU+PEF1dGhvcj5DaHVycGVrPC9BdXRob3I+PFllYXI+MjAxNTwvWWVhcj48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</w:fldData>
        </w:fldChar>
      </w:r>
      <w:r w:rsidR="00A01583">
        <w:instrText xml:space="preserve"> ADDIN EN.CITE </w:instrText>
      </w:r>
      <w:r w:rsidR="00A01583">
        <w:fldChar w:fldCharType="begin">
          <w:fldData xml:space="preserve">PEVuZE5vdGU+PENpdGU+PEF1dGhvcj5DaHVycGVrPC9BdXRob3I+PFllYXI+MjAxNTwvWWVhcj48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</w:fldData>
        </w:fldChar>
      </w:r>
      <w:r w:rsidR="00A01583">
        <w:instrText xml:space="preserve"> ADDIN EN.CITE.DATA </w:instrText>
      </w:r>
      <w:r w:rsidR="00A01583">
        <w:fldChar w:fldCharType="end"/>
      </w:r>
      <w:r w:rsidR="00A01583">
        <w:fldChar w:fldCharType="separate"/>
      </w:r>
      <w:r w:rsidR="00A01583" w:rsidRPr="00A01583">
        <w:rPr>
          <w:noProof/>
          <w:vertAlign w:val="superscript"/>
        </w:rPr>
        <w:t>8</w:t>
      </w:r>
      <w:r w:rsidR="00A01583">
        <w:fldChar w:fldCharType="end"/>
      </w:r>
      <w:r w:rsidR="00DB6F48">
        <w:t>.</w:t>
      </w:r>
      <w:r w:rsidR="00BD1E9C">
        <w:t xml:space="preserve"> </w:t>
      </w:r>
      <w:r w:rsidR="00136A27">
        <w:t>T</w:t>
      </w:r>
      <w:r w:rsidR="0080303F">
        <w:t>he p53</w:t>
      </w:r>
      <w:r w:rsidR="00A869D3">
        <w:t xml:space="preserve"> </w:t>
      </w:r>
      <w:r w:rsidR="0080303F">
        <w:t xml:space="preserve">response is </w:t>
      </w:r>
      <w:r w:rsidR="00136A27">
        <w:t xml:space="preserve">regulated by the methylation of specific </w:t>
      </w:r>
      <w:proofErr w:type="spellStart"/>
      <w:r w:rsidR="00136A27">
        <w:t>arginines</w:t>
      </w:r>
      <w:proofErr w:type="spellEnd"/>
      <w:r w:rsidR="00136A27">
        <w:t xml:space="preserve"> and multiple variants</w:t>
      </w:r>
      <w:r w:rsidR="00441E99">
        <w:t xml:space="preserve"> of the gene</w:t>
      </w:r>
      <w:r w:rsidR="00136A27">
        <w:t xml:space="preserve"> (</w:t>
      </w:r>
      <w:r w:rsidR="00A3230E">
        <w:t>p.</w:t>
      </w:r>
      <w:r w:rsidR="00136A27">
        <w:t xml:space="preserve">R156H, </w:t>
      </w:r>
      <w:r w:rsidR="00A3230E">
        <w:t>p.</w:t>
      </w:r>
      <w:r w:rsidR="00136A27">
        <w:t xml:space="preserve">R158C, </w:t>
      </w:r>
      <w:r w:rsidR="00A3230E">
        <w:t>p.</w:t>
      </w:r>
      <w:r w:rsidR="00136A27">
        <w:t xml:space="preserve">R290C, and </w:t>
      </w:r>
      <w:r w:rsidR="00A3230E">
        <w:t>p.</w:t>
      </w:r>
      <w:r w:rsidR="00136A27">
        <w:t xml:space="preserve">R333G) have been identified </w:t>
      </w:r>
      <w:r w:rsidR="00C47014">
        <w:t>to</w:t>
      </w:r>
      <w:r w:rsidR="00136A27">
        <w:t xml:space="preserve"> nullif</w:t>
      </w:r>
      <w:r w:rsidR="00C47014">
        <w:t>y</w:t>
      </w:r>
      <w:r w:rsidR="00136A27">
        <w:t xml:space="preserve"> </w:t>
      </w:r>
      <w:r w:rsidR="00C47014">
        <w:t>its</w:t>
      </w:r>
      <w:r w:rsidR="00136A27">
        <w:t xml:space="preserve"> </w:t>
      </w:r>
      <w:r w:rsidR="00C47014">
        <w:t>gene specificity</w:t>
      </w:r>
      <w:r w:rsidR="00136A27">
        <w:t xml:space="preserve"> </w:t>
      </w:r>
      <w:r w:rsidR="00136A27">
        <w:fldChar w:fldCharType="begin">
          <w:fldData xml:space="preserve">PEVuZE5vdGU+PENpdGU+PEF1dGhvcj5KYW5zc29uPC9BdXRob3I+PFllYXI+MjAwODwvWWVhcj48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</w:fldData>
        </w:fldChar>
      </w:r>
      <w:r w:rsidR="00D4665E">
        <w:instrText xml:space="preserve"> ADDIN EN.CITE </w:instrText>
      </w:r>
      <w:r w:rsidR="00D4665E">
        <w:fldChar w:fldCharType="begin">
          <w:fldData xml:space="preserve">PEVuZE5vdGU+PENpdGU+PEF1dGhvcj5KYW5zc29uPC9BdXRob3I+PFllYXI+MjAwODwvWWVhcj48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</w:fldData>
        </w:fldChar>
      </w:r>
      <w:r w:rsidR="00D4665E">
        <w:instrText xml:space="preserve"> ADDIN EN.CITE.DATA </w:instrText>
      </w:r>
      <w:r w:rsidR="00D4665E">
        <w:fldChar w:fldCharType="end"/>
      </w:r>
      <w:r w:rsidR="00136A27">
        <w:fldChar w:fldCharType="separate"/>
      </w:r>
      <w:r w:rsidR="00D4665E" w:rsidRPr="00D4665E">
        <w:rPr>
          <w:noProof/>
          <w:vertAlign w:val="superscript"/>
        </w:rPr>
        <w:t>40</w:t>
      </w:r>
      <w:r w:rsidR="00136A27">
        <w:fldChar w:fldCharType="end"/>
      </w:r>
      <w:r w:rsidR="00136A27">
        <w:t xml:space="preserve">. </w:t>
      </w:r>
      <w:r w:rsidR="00C125EA">
        <w:t>More than 250 unique TP53 mutations have</w:t>
      </w:r>
      <w:r w:rsidR="00E54A08">
        <w:t xml:space="preserve"> been linked to </w:t>
      </w:r>
      <w:r w:rsidR="00E54A08" w:rsidRPr="00E54A08">
        <w:t>Li Fraumeni syndrome</w:t>
      </w:r>
      <w:r w:rsidR="00C125EA">
        <w:t xml:space="preserve"> </w:t>
      </w:r>
      <w:r w:rsidR="00C125EA">
        <w:fldChar w:fldCharType="begin"/>
      </w:r>
      <w:r w:rsidR="00D4665E">
        <w:instrText xml:space="preserve"> ADDIN EN.CITE &lt;EndNote&gt;&lt;Cite&gt;&lt;Author&gt;Varley&lt;/Author&gt;&lt;Year&gt;2003&lt;/Year&gt;&lt;RecNum&gt;576&lt;/RecNum&gt;&lt;DisplayText&gt;&lt;style face="superscript"&gt;41&lt;/style&gt;&lt;/DisplayText&gt;&lt;record&gt;&lt;rec-number&gt;576&lt;/rec-number&gt;&lt;foreign-keys&gt;&lt;key app="EN" db-id="pe2zzvva00pd9uet2s5ptrz5drtpx52vdvza" timestamp="1546942651"&gt;576&lt;/key&gt;&lt;/foreign-keys&gt;&lt;ref-type name="Journal Article"&gt;17&lt;/ref-type&gt;&lt;contributors&gt;&lt;authors&gt;&lt;author&gt;Varley, J. M.&lt;/author&gt;&lt;/authors&gt;&lt;/contributors&gt;&lt;auth-address&gt;Paterson Institute for Cancer Research, Christie NHS Trust, Manchester, UK. jvarley@picr.man.ac.uk&lt;/auth-address&gt;&lt;titles&gt;&lt;title&gt;Germline TP53 mutations and Li-Fraumeni syndrome&lt;/title&gt;&lt;secondary-title&gt;Hum Mutat&lt;/secondary-title&gt;&lt;alt-title&gt;Human mutation&lt;/alt-title&gt;&lt;/titles&gt;&lt;periodical&gt;&lt;full-title&gt;Hum Mutat&lt;/full-title&gt;&lt;/periodical&gt;&lt;pages&gt;313-20&lt;/pages&gt;&lt;volume&gt;21&lt;/volume&gt;&lt;number&gt;3&lt;/number&gt;&lt;edition&gt;2003/03/06&lt;/edition&gt;&lt;keywords&gt;&lt;keyword&gt;Family Health&lt;/keyword&gt;&lt;keyword&gt;Genotype&lt;/keyword&gt;&lt;keyword&gt;*Germ-Line Mutation&lt;/keyword&gt;&lt;keyword&gt;Humans&lt;/keyword&gt;&lt;keyword&gt;Li-Fraumeni Syndrome/*genetics&lt;/keyword&gt;&lt;keyword&gt;Phenotype&lt;/keyword&gt;&lt;keyword&gt;Tumor Suppressor Protein p53/*genetics&lt;/keyword&gt;&lt;/keywords&gt;&lt;dates&gt;&lt;year&gt;2003&lt;/year&gt;&lt;pub-dates&gt;&lt;date&gt;Mar&lt;/date&gt;&lt;/pub-dates&gt;&lt;/dates&gt;&lt;isbn&gt;1059-7794&lt;/isbn&gt;&lt;accession-num&gt;12619118&lt;/accession-num&gt;&lt;urls&gt;&lt;/urls&gt;&lt;electronic-resource-num&gt;10.1002/humu.10185&lt;/electronic-resource-num&gt;&lt;remote-database-provider&gt;NLM&lt;/remote-database-provider&gt;&lt;language&gt;eng&lt;/language&gt;&lt;/record&gt;&lt;/Cite&gt;&lt;/EndNote&gt;</w:instrText>
      </w:r>
      <w:r w:rsidR="00C125EA">
        <w:fldChar w:fldCharType="separate"/>
      </w:r>
      <w:r w:rsidR="00D4665E" w:rsidRPr="00D4665E">
        <w:rPr>
          <w:noProof/>
          <w:vertAlign w:val="superscript"/>
        </w:rPr>
        <w:t>41</w:t>
      </w:r>
      <w:r w:rsidR="00C125EA">
        <w:fldChar w:fldCharType="end"/>
      </w:r>
      <w:r w:rsidR="00D11E8A">
        <w:t xml:space="preserve"> </w:t>
      </w:r>
      <w:r w:rsidR="00E54A08">
        <w:t xml:space="preserve">and other cancers </w:t>
      </w:r>
      <w:r w:rsidR="00E54A08">
        <w:fldChar w:fldCharType="begin"/>
      </w:r>
      <w:r w:rsidR="00D4665E">
        <w:instrText xml:space="preserve"> ADDIN EN.CITE &lt;EndNote&gt;&lt;Cite&gt;&lt;Author&gt;Kawaguchi&lt;/Author&gt;&lt;Year&gt;2005&lt;/Year&gt;&lt;RecNum&gt;570&lt;/RecNum&gt;&lt;DisplayText&gt;&lt;style face="superscript"&gt;42&lt;/style&gt;&lt;/DisplayText&gt;&lt;record&gt;&lt;rec-number&gt;570&lt;/rec-number&gt;&lt;foreign-keys&gt;&lt;key app="EN" db-id="pe2zzvva00pd9uet2s5ptrz5drtpx52vdvza" timestamp="1545832774"&gt;570&lt;/key&gt;&lt;/foreign-keys&gt;&lt;ref-type name="Journal Article"&gt;17&lt;/ref-type&gt;&lt;contributors&gt;&lt;authors&gt;&lt;author&gt;Kawaguchi, T.&lt;/author&gt;&lt;author&gt;Kato, S.&lt;/author&gt;&lt;author&gt;Otsuka, K.&lt;/author&gt;&lt;author&gt;Watanabe, G.&lt;/author&gt;&lt;author&gt;Kumabe, T.&lt;/author&gt;&lt;author&gt;Tominaga, T.&lt;/author&gt;&lt;author&gt;Yoshimoto, T.&lt;/author&gt;&lt;author&gt;Ishioka, C.&lt;/author&gt;&lt;/authors&gt;&lt;/contributors&gt;&lt;auth-address&gt;Department of Clinical Oncology, Institute of Development, Aging and Cancer, and Tohoku University Hospital, Tohoku University, 4-1 Seiryo-machi, Aoba-ku, Sendai 980-8575, Japan.&lt;/auth-address&gt;&lt;titles&gt;&lt;title&gt;The relationship among p53 oligomer formation, structure and transcriptional activity using a comprehensive missense mutation library&lt;/title&gt;&lt;secondary-title&gt;Oncogene&lt;/secondary-title&gt;&lt;alt-title&gt;Oncogene&lt;/alt-title&gt;&lt;/titles&gt;&lt;periodical&gt;&lt;full-title&gt;Oncogene&lt;/full-title&gt;&lt;/periodical&gt;&lt;alt-periodical&gt;&lt;full-title&gt;Oncogene&lt;/full-title&gt;&lt;/alt-periodical&gt;&lt;pages&gt;6976-81&lt;/pages&gt;&lt;volume&gt;24&lt;/volume&gt;&lt;number&gt;46&lt;/number&gt;&lt;edition&gt;2005/07/12&lt;/edition&gt;&lt;keywords&gt;&lt;keyword&gt;Biopolymers/*metabolism&lt;/keyword&gt;&lt;keyword&gt;Models, Molecular&lt;/keyword&gt;&lt;keyword&gt;*Mutation, Missense&lt;/keyword&gt;&lt;keyword&gt;Protein Conformation&lt;/keyword&gt;&lt;keyword&gt;Transcription, Genetic/*physiology&lt;/keyword&gt;&lt;keyword&gt;*Tumor Suppressor Protein p53/chemistry/metabolism/physiology&lt;/keyword&gt;&lt;/keywords&gt;&lt;dates&gt;&lt;year&gt;2005&lt;/year&gt;&lt;pub-dates&gt;&lt;date&gt;Oct 20&lt;/date&gt;&lt;/pub-dates&gt;&lt;/dates&gt;&lt;isbn&gt;0950-9232 (Print)&amp;#xD;0950-9232&lt;/isbn&gt;&lt;accession-num&gt;16007150&lt;/accession-num&gt;&lt;urls&gt;&lt;/urls&gt;&lt;electronic-resource-num&gt;10.1038/sj.onc.1208839&lt;/electronic-resource-num&gt;&lt;remote-database-provider&gt;NLM&lt;/remote-database-provider&gt;&lt;language&gt;eng&lt;/language&gt;&lt;/record&gt;&lt;/Cite&gt;&lt;/EndNote&gt;</w:instrText>
      </w:r>
      <w:r w:rsidR="00E54A08">
        <w:fldChar w:fldCharType="separate"/>
      </w:r>
      <w:r w:rsidR="00D4665E" w:rsidRPr="00D4665E">
        <w:rPr>
          <w:noProof/>
          <w:vertAlign w:val="superscript"/>
        </w:rPr>
        <w:t>42</w:t>
      </w:r>
      <w:r w:rsidR="00E54A08">
        <w:fldChar w:fldCharType="end"/>
      </w:r>
      <w:r w:rsidR="00E54A08">
        <w:t xml:space="preserve">. </w:t>
      </w:r>
      <w:r w:rsidR="0084241E">
        <w:t>Furthermore, n</w:t>
      </w:r>
      <w:commentRangeStart w:id="27"/>
      <w:r w:rsidR="002A55E6">
        <w:t>one of the patients from  this cohort were diagnosed with Li-Fraumeni syndrome</w:t>
      </w:r>
      <w:commentRangeEnd w:id="27"/>
      <w:r w:rsidR="002A55E6">
        <w:rPr>
          <w:rStyle w:val="CommentReference"/>
        </w:rPr>
        <w:commentReference w:id="27"/>
      </w:r>
      <w:r w:rsidR="002A55E6">
        <w:t>.</w:t>
      </w:r>
      <w:r w:rsidR="00A75490">
        <w:t xml:space="preserve"> The </w:t>
      </w:r>
      <w:r w:rsidR="00A75490" w:rsidRPr="00281D36">
        <w:t>International Agency for Research on Cancer (IARC) TP53 Germline Mutation Database</w:t>
      </w:r>
      <w:r w:rsidR="00A75490">
        <w:t xml:space="preserve"> (April 2016) for TP53 is grossly underrepresented in the African population, where only seven entries have been made </w:t>
      </w:r>
      <w:r w:rsidR="00A75490">
        <w:fldChar w:fldCharType="begin">
          <w:fldData xml:space="preserve">PEVuZE5vdGU+PENpdGU+PEF1dGhvcj5Cb3Vhb3VuPC9BdXRob3I+PFllYXI+MjAxNjwvWWVhcj48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</w:fldData>
        </w:fldChar>
      </w:r>
      <w:r w:rsidR="00D4665E">
        <w:instrText xml:space="preserve"> ADDIN EN.CITE </w:instrText>
      </w:r>
      <w:r w:rsidR="00D4665E">
        <w:fldChar w:fldCharType="begin">
          <w:fldData xml:space="preserve">PEVuZE5vdGU+PENpdGU+PEF1dGhvcj5Cb3Vhb3VuPC9BdXRob3I+PFllYXI+MjAxNjwvWWVhcj48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</w:fldData>
        </w:fldChar>
      </w:r>
      <w:r w:rsidR="00D4665E">
        <w:instrText xml:space="preserve"> ADDIN EN.CITE.DATA </w:instrText>
      </w:r>
      <w:r w:rsidR="00D4665E">
        <w:fldChar w:fldCharType="end"/>
      </w:r>
      <w:r w:rsidR="00A75490">
        <w:fldChar w:fldCharType="separate"/>
      </w:r>
      <w:r w:rsidR="00D4665E" w:rsidRPr="00D4665E">
        <w:rPr>
          <w:noProof/>
          <w:vertAlign w:val="superscript"/>
        </w:rPr>
        <w:t>43</w:t>
      </w:r>
      <w:r w:rsidR="00A75490">
        <w:fldChar w:fldCharType="end"/>
      </w:r>
      <w:r w:rsidR="00281D36">
        <w:t>.</w:t>
      </w:r>
      <w:r w:rsidR="00504D50">
        <w:t xml:space="preserve"> </w:t>
      </w:r>
      <w:proofErr w:type="gramStart"/>
      <w:r w:rsidR="003D3C7A">
        <w:t>With this in mind, a</w:t>
      </w:r>
      <w:r w:rsidR="006312D8">
        <w:t>n</w:t>
      </w:r>
      <w:proofErr w:type="gramEnd"/>
      <w:r w:rsidR="003D3C7A">
        <w:t xml:space="preserve"> underrepresentation of TP53 mutations</w:t>
      </w:r>
      <w:r w:rsidR="0084241E">
        <w:t xml:space="preserve"> in our study</w:t>
      </w:r>
      <w:r w:rsidR="003D3C7A">
        <w:t xml:space="preserve"> </w:t>
      </w:r>
      <w:r w:rsidR="0084241E">
        <w:t>may be</w:t>
      </w:r>
      <w:r w:rsidR="003D3C7A">
        <w:t xml:space="preserve"> understandable.</w:t>
      </w:r>
    </w:p>
    <w:p w14:paraId="744D0515" w14:textId="77777777" w:rsidR="006D077E" w:rsidRDefault="006D077E" w:rsidP="009F2CA2">
      <w:pPr>
        <w:jc w:val="both"/>
      </w:pPr>
    </w:p>
    <w:p w14:paraId="46A12859" w14:textId="4B843202" w:rsidR="00E71F44" w:rsidRDefault="002A4BB1" w:rsidP="009F2CA2">
      <w:pPr>
        <w:jc w:val="both"/>
      </w:pPr>
      <w:r>
        <w:t>The</w:t>
      </w:r>
      <w:r w:rsidR="00E71F44">
        <w:t xml:space="preserve"> </w:t>
      </w:r>
      <w:proofErr w:type="spellStart"/>
      <w:r w:rsidR="00E71F44">
        <w:t>R</w:t>
      </w:r>
      <w:r w:rsidR="00804F70">
        <w:t>e</w:t>
      </w:r>
      <w:r w:rsidR="00E71F44">
        <w:t>actome</w:t>
      </w:r>
      <w:proofErr w:type="spellEnd"/>
      <w:r w:rsidR="00E71F44">
        <w:t xml:space="preserve"> </w:t>
      </w:r>
      <w:r>
        <w:t>DNA Repair Pathway showed</w:t>
      </w:r>
      <w:r w:rsidR="00E71F44">
        <w:t xml:space="preserve"> possibly deleterious </w:t>
      </w:r>
      <w:r w:rsidR="00CE4F96">
        <w:t>variants</w:t>
      </w:r>
      <w:r w:rsidR="00110BA6">
        <w:t xml:space="preserve"> in nearly all patients</w:t>
      </w:r>
      <w:r w:rsidR="00E71F44">
        <w:t xml:space="preserve">, followed by the Regulation of the Fanconi Anemia Pathway and the Fanconi </w:t>
      </w:r>
      <w:r w:rsidR="00E71F44">
        <w:lastRenderedPageBreak/>
        <w:t xml:space="preserve">Anemia. Enrichment analysis was not performed, as genes </w:t>
      </w:r>
      <w:r w:rsidR="00316CC6">
        <w:t xml:space="preserve">and pathways </w:t>
      </w:r>
      <w:r w:rsidR="00E71F44">
        <w:t xml:space="preserve">had </w:t>
      </w:r>
      <w:r w:rsidR="00316CC6">
        <w:t xml:space="preserve">effectively </w:t>
      </w:r>
      <w:r w:rsidR="00E71F44">
        <w:t xml:space="preserve">been pre-selected for cancer involvement </w:t>
      </w:r>
      <w:r w:rsidR="005F7C01">
        <w:t>using</w:t>
      </w:r>
      <w:r w:rsidR="00E71F44">
        <w:t xml:space="preserve"> the Illumina </w:t>
      </w:r>
      <w:proofErr w:type="spellStart"/>
      <w:r w:rsidR="00E71F44">
        <w:t>Trusight</w:t>
      </w:r>
      <w:proofErr w:type="spellEnd"/>
      <w:r w:rsidR="00E71F44">
        <w:t xml:space="preserve"> Cancer Panel. </w:t>
      </w:r>
    </w:p>
    <w:p w14:paraId="02FC7D02" w14:textId="77777777" w:rsidR="004363E5" w:rsidRDefault="004363E5" w:rsidP="009F2CA2">
      <w:pPr>
        <w:jc w:val="both"/>
      </w:pPr>
    </w:p>
    <w:p w14:paraId="0C188559" w14:textId="0570E3EA" w:rsidR="00C16BD1" w:rsidRDefault="00A373EB" w:rsidP="009F2CA2">
      <w:pPr>
        <w:jc w:val="both"/>
      </w:pPr>
      <w:r>
        <w:t xml:space="preserve">Much of the data in cancer susceptibility </w:t>
      </w:r>
      <w:r w:rsidR="00CE4F96">
        <w:t>variant</w:t>
      </w:r>
      <w:r>
        <w:t xml:space="preserve"> databases originates from European and some Asian studies. In the small number of African American studies performed, highly varying levels of admixture complicate extrapolation to African populations</w:t>
      </w:r>
      <w:r w:rsidR="00C16BD1">
        <w:t>.</w:t>
      </w:r>
      <w:r>
        <w:t xml:space="preserve"> </w:t>
      </w:r>
      <w:r w:rsidR="00A75490">
        <w:t xml:space="preserve">The </w:t>
      </w:r>
      <w:r>
        <w:t>lack of known pathogenic BRCA and TP53</w:t>
      </w:r>
      <w:r w:rsidR="003A1274">
        <w:t xml:space="preserve"> </w:t>
      </w:r>
      <w:r w:rsidR="00CE4F96">
        <w:t>variants</w:t>
      </w:r>
      <w:r w:rsidR="000F05B4">
        <w:t xml:space="preserve"> in this cohort</w:t>
      </w:r>
      <w:r>
        <w:t xml:space="preserve">, as well as low number of known pathogenic medium penetrance </w:t>
      </w:r>
      <w:r w:rsidR="00CE4F96">
        <w:t>variant</w:t>
      </w:r>
      <w:r>
        <w:t xml:space="preserve">s suggests the need for further </w:t>
      </w:r>
      <w:r w:rsidR="005F7C01">
        <w:t>in-depth</w:t>
      </w:r>
      <w:r>
        <w:t xml:space="preserve"> study of South African and </w:t>
      </w:r>
      <w:r w:rsidR="00A50DEE">
        <w:t xml:space="preserve">other </w:t>
      </w:r>
      <w:r>
        <w:t xml:space="preserve">African patients on a much larger scale, </w:t>
      </w:r>
      <w:r w:rsidR="003A1274">
        <w:t>towards</w:t>
      </w:r>
      <w:r>
        <w:t xml:space="preserve"> the elucidation of high </w:t>
      </w:r>
      <w:r w:rsidR="003A1274">
        <w:t xml:space="preserve">and </w:t>
      </w:r>
      <w:r>
        <w:t>medium penetra</w:t>
      </w:r>
      <w:r w:rsidR="009F3C48">
        <w:t>nce genes in these populations</w:t>
      </w:r>
      <w:r w:rsidR="00985E13">
        <w:t xml:space="preserve">. This </w:t>
      </w:r>
      <w:r w:rsidR="009F3C48">
        <w:t xml:space="preserve">is </w:t>
      </w:r>
      <w:r w:rsidR="00985E13">
        <w:t xml:space="preserve">clearly </w:t>
      </w:r>
      <w:r w:rsidR="009F3C48">
        <w:t>the case in many populations worldwide that have been underrepresented in genomic health studies.</w:t>
      </w:r>
    </w:p>
    <w:p w14:paraId="255189E8" w14:textId="77777777" w:rsidR="00C16BD1" w:rsidRDefault="00C16BD1" w:rsidP="009F2CA2">
      <w:pPr>
        <w:jc w:val="both"/>
      </w:pPr>
    </w:p>
    <w:p w14:paraId="394DA9D3" w14:textId="6B49A8B5" w:rsidR="00A373EB" w:rsidRDefault="0030776B" w:rsidP="009F2CA2">
      <w:pPr>
        <w:jc w:val="both"/>
      </w:pPr>
      <w:r>
        <w:t>While precision medicine is currently still mostly out of reach in African countries due to socio-economic reasons, the rapidly declining costs of genomic technologies</w:t>
      </w:r>
      <w:r w:rsidR="001D623E">
        <w:t xml:space="preserve"> will in future necessitate population-specific variant information, particularly in diseases such as cancer.</w:t>
      </w:r>
      <w:r w:rsidR="00436812">
        <w:t xml:space="preserve"> A </w:t>
      </w:r>
      <w:r w:rsidR="00A159E4">
        <w:t>major</w:t>
      </w:r>
      <w:r w:rsidR="00436812">
        <w:t xml:space="preserve"> </w:t>
      </w:r>
      <w:r w:rsidR="00A159E4">
        <w:t>shortfall</w:t>
      </w:r>
      <w:r w:rsidR="00436812">
        <w:t xml:space="preserve"> to this study include</w:t>
      </w:r>
      <w:r w:rsidR="00A159E4">
        <w:t>d:</w:t>
      </w:r>
      <w:r w:rsidR="00436812">
        <w:t xml:space="preserve"> </w:t>
      </w:r>
      <w:r w:rsidR="00A159E4">
        <w:t xml:space="preserve">a </w:t>
      </w:r>
      <w:r w:rsidR="00436812">
        <w:t xml:space="preserve">relatively small and underrepresentation </w:t>
      </w:r>
      <w:r w:rsidR="00A159E4">
        <w:t xml:space="preserve">cohort </w:t>
      </w:r>
      <w:r w:rsidR="00436812">
        <w:t xml:space="preserve">of a black South African population as well as </w:t>
      </w:r>
      <w:r w:rsidR="00A159E4">
        <w:t>the absence of family history information regarding breast cancer.</w:t>
      </w:r>
    </w:p>
    <w:p w14:paraId="7CA85588" w14:textId="77777777" w:rsidR="00A373EB" w:rsidRDefault="00A373EB" w:rsidP="009F2CA2">
      <w:pPr>
        <w:jc w:val="both"/>
      </w:pPr>
    </w:p>
    <w:p w14:paraId="7378CEF4" w14:textId="77777777" w:rsidR="00A373EB" w:rsidRDefault="00A373EB" w:rsidP="009F2CA2">
      <w:pPr>
        <w:jc w:val="both"/>
      </w:pPr>
    </w:p>
    <w:p w14:paraId="22775EF9" w14:textId="764E4C51" w:rsidR="00FC23A4" w:rsidRPr="007E3FD4" w:rsidRDefault="007E3FD4" w:rsidP="009F2CA2">
      <w:pPr>
        <w:jc w:val="both"/>
        <w:rPr>
          <w:b/>
        </w:rPr>
      </w:pPr>
      <w:r w:rsidRPr="007E3FD4">
        <w:rPr>
          <w:b/>
        </w:rPr>
        <w:t>Acknowledgements</w:t>
      </w:r>
    </w:p>
    <w:p w14:paraId="610ACC59" w14:textId="77777777" w:rsidR="007E3FD4" w:rsidRDefault="007E3FD4" w:rsidP="009F2CA2">
      <w:pPr>
        <w:jc w:val="both"/>
      </w:pPr>
    </w:p>
    <w:p w14:paraId="34D2C566" w14:textId="7688B1C6" w:rsidR="007E3FD4" w:rsidRDefault="007E3FD4" w:rsidP="009F2CA2">
      <w:pPr>
        <w:jc w:val="both"/>
      </w:pPr>
      <w:r>
        <w:t>This study was funded by the</w:t>
      </w:r>
      <w:r w:rsidR="00C86619">
        <w:t xml:space="preserve"> U</w:t>
      </w:r>
      <w:r>
        <w:t xml:space="preserve">niversity of Pretoria Genomics Research </w:t>
      </w:r>
      <w:r w:rsidR="005F7C01">
        <w:t>Institute, the</w:t>
      </w:r>
      <w:r>
        <w:t xml:space="preserve"> Cancer Association of South Africa, the South African Medical Research Council and the South African National Research Foundation (</w:t>
      </w:r>
      <w:r w:rsidR="00A42A8B">
        <w:t xml:space="preserve">Grants </w:t>
      </w:r>
      <w:r w:rsidR="00A42A8B" w:rsidRPr="00A42A8B">
        <w:rPr>
          <w:lang w:val="en-US"/>
        </w:rPr>
        <w:t>IFR160218158695</w:t>
      </w:r>
      <w:r w:rsidR="00D9179A">
        <w:rPr>
          <w:lang w:val="en-US"/>
        </w:rPr>
        <w:t xml:space="preserve">, </w:t>
      </w:r>
      <w:r w:rsidR="00A42A8B" w:rsidRPr="00A42A8B">
        <w:rPr>
          <w:lang w:val="en-US"/>
        </w:rPr>
        <w:t>BFG14081491267</w:t>
      </w:r>
      <w:r w:rsidR="00A42A8B">
        <w:rPr>
          <w:lang w:val="en-US"/>
        </w:rPr>
        <w:t xml:space="preserve">, </w:t>
      </w:r>
      <w:r w:rsidR="00F40CCC" w:rsidRPr="00F40CCC">
        <w:rPr>
          <w:lang w:val="en-US"/>
        </w:rPr>
        <w:t>CPRR13091237847</w:t>
      </w:r>
      <w:r w:rsidR="00F40CCC">
        <w:rPr>
          <w:lang w:val="en-US"/>
        </w:rPr>
        <w:t xml:space="preserve"> and the Rated Resea</w:t>
      </w:r>
      <w:r w:rsidR="00347D98">
        <w:rPr>
          <w:lang w:val="en-US"/>
        </w:rPr>
        <w:t>r</w:t>
      </w:r>
      <w:r w:rsidR="00F40CCC">
        <w:rPr>
          <w:lang w:val="en-US"/>
        </w:rPr>
        <w:t>ch</w:t>
      </w:r>
      <w:r w:rsidR="00347D98">
        <w:rPr>
          <w:lang w:val="en-US"/>
        </w:rPr>
        <w:t>er</w:t>
      </w:r>
      <w:r w:rsidR="00F40CCC">
        <w:rPr>
          <w:lang w:val="en-US"/>
        </w:rPr>
        <w:t xml:space="preserve"> Incentive Grant</w:t>
      </w:r>
      <w:r>
        <w:t>).</w:t>
      </w:r>
    </w:p>
    <w:p w14:paraId="137B96F6" w14:textId="77777777" w:rsidR="008A65A4" w:rsidRDefault="008A65A4" w:rsidP="009F2CA2">
      <w:pPr>
        <w:jc w:val="both"/>
      </w:pPr>
    </w:p>
    <w:p w14:paraId="075B1BBC" w14:textId="1257BF7F" w:rsidR="008A65A4" w:rsidRPr="001467EF" w:rsidRDefault="001467EF" w:rsidP="009F2CA2">
      <w:pPr>
        <w:jc w:val="both"/>
        <w:rPr>
          <w:b/>
        </w:rPr>
      </w:pPr>
      <w:r w:rsidRPr="001467EF">
        <w:rPr>
          <w:b/>
        </w:rPr>
        <w:t>Contributions</w:t>
      </w:r>
    </w:p>
    <w:p w14:paraId="00853BE7" w14:textId="77777777" w:rsidR="001467EF" w:rsidRDefault="001467EF" w:rsidP="009F2CA2">
      <w:pPr>
        <w:jc w:val="both"/>
      </w:pPr>
    </w:p>
    <w:p w14:paraId="4B5A35EA" w14:textId="49B6B415" w:rsidR="001467EF" w:rsidRDefault="001467EF" w:rsidP="009F2CA2">
      <w:pPr>
        <w:jc w:val="both"/>
      </w:pPr>
      <w:r>
        <w:t xml:space="preserve">FJ and </w:t>
      </w:r>
      <w:proofErr w:type="spellStart"/>
      <w:r>
        <w:t>EJvR</w:t>
      </w:r>
      <w:proofErr w:type="spellEnd"/>
      <w:r>
        <w:t xml:space="preserve"> conceived the project. </w:t>
      </w:r>
      <w:proofErr w:type="gramStart"/>
      <w:r>
        <w:t>Funding was obtained by FJ</w:t>
      </w:r>
      <w:proofErr w:type="gramEnd"/>
      <w:r w:rsidR="00EA1149">
        <w:t xml:space="preserve"> and </w:t>
      </w:r>
      <w:proofErr w:type="spellStart"/>
      <w:r w:rsidR="00EA1149">
        <w:t>EJvR</w:t>
      </w:r>
      <w:proofErr w:type="spellEnd"/>
      <w:r>
        <w:t xml:space="preserve">. Samples were provided by </w:t>
      </w:r>
      <w:proofErr w:type="spellStart"/>
      <w:r>
        <w:t>EJvR</w:t>
      </w:r>
      <w:proofErr w:type="spellEnd"/>
      <w:r>
        <w:t xml:space="preserve">. </w:t>
      </w:r>
      <w:proofErr w:type="gramStart"/>
      <w:r>
        <w:t>Analyses were performed by DE</w:t>
      </w:r>
      <w:proofErr w:type="gramEnd"/>
      <w:r>
        <w:t xml:space="preserve">, </w:t>
      </w:r>
      <w:proofErr w:type="spellStart"/>
      <w:r>
        <w:t>EJvR</w:t>
      </w:r>
      <w:proofErr w:type="spellEnd"/>
      <w:r>
        <w:t xml:space="preserve"> and FJ. </w:t>
      </w:r>
      <w:proofErr w:type="gramStart"/>
      <w:r>
        <w:t>The manuscript was written by DE</w:t>
      </w:r>
      <w:proofErr w:type="gramEnd"/>
      <w:r>
        <w:t xml:space="preserve">, </w:t>
      </w:r>
      <w:proofErr w:type="spellStart"/>
      <w:r>
        <w:t>EJvR</w:t>
      </w:r>
      <w:proofErr w:type="spellEnd"/>
      <w:r>
        <w:t xml:space="preserve"> and FJ.</w:t>
      </w:r>
    </w:p>
    <w:p w14:paraId="3BDFF851" w14:textId="77777777" w:rsidR="001467EF" w:rsidRDefault="001467EF" w:rsidP="009F2CA2">
      <w:pPr>
        <w:jc w:val="both"/>
      </w:pPr>
    </w:p>
    <w:p w14:paraId="7DF6CBA4" w14:textId="2804D8F5" w:rsidR="00AE21DE" w:rsidRPr="00AE21DE" w:rsidRDefault="00AE21DE" w:rsidP="009F2CA2">
      <w:pPr>
        <w:jc w:val="both"/>
        <w:rPr>
          <w:b/>
        </w:rPr>
      </w:pPr>
      <w:r w:rsidRPr="00AE21DE">
        <w:rPr>
          <w:b/>
        </w:rPr>
        <w:t>Data availability</w:t>
      </w:r>
    </w:p>
    <w:p w14:paraId="1B5BB393" w14:textId="77777777" w:rsidR="00AE21DE" w:rsidRDefault="00AE21DE" w:rsidP="009F2CA2">
      <w:pPr>
        <w:jc w:val="both"/>
      </w:pPr>
    </w:p>
    <w:p w14:paraId="074A4128" w14:textId="0179697C" w:rsidR="00AE21DE" w:rsidRPr="00AE21DE" w:rsidRDefault="00AE21DE" w:rsidP="00AE21DE">
      <w:pPr>
        <w:jc w:val="both"/>
      </w:pPr>
      <w:r>
        <w:t xml:space="preserve">The fastq reads and the VCF file </w:t>
      </w:r>
      <w:r w:rsidRPr="00AE21DE">
        <w:t>have been deposited in the in the European Genome-</w:t>
      </w:r>
    </w:p>
    <w:p w14:paraId="115B672C" w14:textId="162E0210" w:rsidR="00AE21DE" w:rsidRPr="00AE21DE" w:rsidRDefault="00CB711E" w:rsidP="00AE21DE">
      <w:pPr>
        <w:jc w:val="both"/>
      </w:pPr>
      <w:r>
        <w:t>P</w:t>
      </w:r>
      <w:r w:rsidR="00AE21DE" w:rsidRPr="00AE21DE">
        <w:t>henome Archive (EGA</w:t>
      </w:r>
      <w:r w:rsidR="002F61E6">
        <w:t xml:space="preserve"> </w:t>
      </w:r>
      <w:r w:rsidR="00AE21DE" w:rsidRPr="00AE21DE">
        <w:t>https://www.ebi.ac.uk/ega/home</w:t>
      </w:r>
      <w:r w:rsidR="0014191D">
        <w:t>)</w:t>
      </w:r>
      <w:r w:rsidR="00B83815">
        <w:t xml:space="preserve"> with</w:t>
      </w:r>
      <w:r w:rsidR="00AE21DE">
        <w:t xml:space="preserve"> </w:t>
      </w:r>
      <w:r w:rsidR="00B83815">
        <w:t>study number</w:t>
      </w:r>
      <w:r w:rsidR="00AE21DE" w:rsidRPr="00AE21DE">
        <w:t xml:space="preserve"> </w:t>
      </w:r>
      <w:proofErr w:type="spellStart"/>
      <w:r w:rsidR="00AE21DE">
        <w:t>xxxxx</w:t>
      </w:r>
      <w:proofErr w:type="spellEnd"/>
      <w:r w:rsidR="00AE21DE">
        <w:t xml:space="preserve">. </w:t>
      </w:r>
      <w:r w:rsidR="00AE21DE" w:rsidRPr="00AE21DE">
        <w:t xml:space="preserve">Access to </w:t>
      </w:r>
      <w:proofErr w:type="gramStart"/>
      <w:r w:rsidR="00AE21DE" w:rsidRPr="00AE21DE">
        <w:t>data is determined by a Data Access Committee</w:t>
      </w:r>
      <w:proofErr w:type="gramEnd"/>
      <w:r w:rsidR="00AE21DE">
        <w:t xml:space="preserve"> </w:t>
      </w:r>
      <w:r w:rsidR="00AE21DE" w:rsidRPr="00AE21DE">
        <w:t xml:space="preserve">(DAC: </w:t>
      </w:r>
      <w:proofErr w:type="spellStart"/>
      <w:r w:rsidR="00AE21DE">
        <w:t>xxxxx</w:t>
      </w:r>
      <w:proofErr w:type="spellEnd"/>
      <w:r w:rsidR="00AE21DE" w:rsidRPr="00AE21DE">
        <w:t>). Data access decisions can be passed to the EGA by</w:t>
      </w:r>
      <w:r w:rsidR="00AE21DE">
        <w:t xml:space="preserve"> </w:t>
      </w:r>
      <w:r w:rsidR="00AE21DE" w:rsidRPr="00AE21DE">
        <w:t>emailing ega-helpdesk@ebi.ac.uk with the email address of each applicant and</w:t>
      </w:r>
      <w:r w:rsidR="00AE21DE">
        <w:t xml:space="preserve"> </w:t>
      </w:r>
      <w:r w:rsidR="00AE21DE" w:rsidRPr="00AE21DE">
        <w:t>confirmation of the dataset(s) to provide access. The EGA will then create an EGA</w:t>
      </w:r>
      <w:r w:rsidR="00AE21DE">
        <w:t xml:space="preserve"> </w:t>
      </w:r>
      <w:r w:rsidR="00AE21DE" w:rsidRPr="00AE21DE">
        <w:t>account with the relevant access permissions.</w:t>
      </w:r>
    </w:p>
    <w:p w14:paraId="5D03FE94" w14:textId="77777777" w:rsidR="00AE21DE" w:rsidRDefault="00AE21DE" w:rsidP="009F2CA2">
      <w:pPr>
        <w:jc w:val="both"/>
      </w:pPr>
    </w:p>
    <w:p w14:paraId="3654994E" w14:textId="10812EB4" w:rsidR="00A16BD5" w:rsidRPr="001467EF" w:rsidRDefault="00A16BD5" w:rsidP="00A16BD5">
      <w:pPr>
        <w:jc w:val="both"/>
        <w:rPr>
          <w:b/>
        </w:rPr>
      </w:pPr>
      <w:r>
        <w:rPr>
          <w:b/>
        </w:rPr>
        <w:t>Conflict of interest</w:t>
      </w:r>
    </w:p>
    <w:p w14:paraId="668A1F06" w14:textId="77777777" w:rsidR="00A16BD5" w:rsidRDefault="00A16BD5" w:rsidP="00A16BD5">
      <w:pPr>
        <w:jc w:val="both"/>
      </w:pPr>
    </w:p>
    <w:p w14:paraId="6CB7C2A9" w14:textId="00DC2356" w:rsidR="007E3FD4" w:rsidRDefault="00A16BD5" w:rsidP="00A16BD5">
      <w:pPr>
        <w:jc w:val="both"/>
      </w:pPr>
      <w:r>
        <w:t>There is no conflict of interest.</w:t>
      </w:r>
    </w:p>
    <w:p w14:paraId="60B3D0D1" w14:textId="77777777" w:rsidR="007E3FD4" w:rsidRDefault="007E3FD4" w:rsidP="009F2CA2">
      <w:pPr>
        <w:jc w:val="both"/>
      </w:pPr>
    </w:p>
    <w:p w14:paraId="01CFA304" w14:textId="48D4C47F" w:rsidR="00163C9E" w:rsidRDefault="00163C9E"/>
    <w:p w14:paraId="258323EA" w14:textId="77777777" w:rsidR="00F33B11" w:rsidRDefault="00F33B11">
      <w:pPr>
        <w:rPr>
          <w:b/>
        </w:rPr>
      </w:pPr>
    </w:p>
    <w:p w14:paraId="161C7CED" w14:textId="52F0FABA" w:rsidR="00450FD9" w:rsidRPr="00D22A33" w:rsidRDefault="003128A8" w:rsidP="00576A81">
      <w:pPr>
        <w:jc w:val="both"/>
        <w:outlineLvl w:val="0"/>
        <w:rPr>
          <w:b/>
        </w:rPr>
      </w:pPr>
      <w:r w:rsidRPr="00D22A33">
        <w:rPr>
          <w:b/>
        </w:rPr>
        <w:lastRenderedPageBreak/>
        <w:t>References</w:t>
      </w:r>
    </w:p>
    <w:p w14:paraId="0AA91C5D" w14:textId="77777777" w:rsidR="00450FD9" w:rsidRPr="00D22A33" w:rsidRDefault="00450FD9" w:rsidP="009F2CA2">
      <w:pPr>
        <w:jc w:val="both"/>
      </w:pPr>
    </w:p>
    <w:p w14:paraId="070B422C" w14:textId="77777777" w:rsidR="00D4665E" w:rsidRPr="00D4665E" w:rsidRDefault="00B70198" w:rsidP="00D4665E">
      <w:pPr>
        <w:pStyle w:val="EndNoteBibliography"/>
        <w:ind w:left="720" w:hanging="720"/>
        <w:rPr>
          <w:noProof/>
        </w:rPr>
      </w:pPr>
      <w:r w:rsidRPr="00D22A33">
        <w:rPr>
          <w:rFonts w:ascii="Times New Roman" w:hAnsi="Times New Roman"/>
        </w:rPr>
        <w:fldChar w:fldCharType="begin"/>
      </w:r>
      <w:r w:rsidRPr="00D22A33">
        <w:rPr>
          <w:rFonts w:ascii="Times New Roman" w:hAnsi="Times New Roman"/>
        </w:rPr>
        <w:instrText xml:space="preserve"> ADDIN EN.REFLIST </w:instrText>
      </w:r>
      <w:r w:rsidRPr="00D22A33">
        <w:rPr>
          <w:rFonts w:ascii="Times New Roman" w:hAnsi="Times New Roman"/>
        </w:rPr>
        <w:fldChar w:fldCharType="separate"/>
      </w:r>
      <w:r w:rsidR="00D4665E" w:rsidRPr="00D4665E">
        <w:rPr>
          <w:noProof/>
        </w:rPr>
        <w:t>1.</w:t>
      </w:r>
      <w:r w:rsidR="00D4665E" w:rsidRPr="00D4665E">
        <w:rPr>
          <w:noProof/>
        </w:rPr>
        <w:tab/>
        <w:t xml:space="preserve">Torre LA, Bray F, Siegel RL, Ferlay J, Lortet-Tieulent J, Jemal A. Global cancer statistics, 2012. </w:t>
      </w:r>
      <w:r w:rsidR="00D4665E" w:rsidRPr="00D4665E">
        <w:rPr>
          <w:i/>
          <w:noProof/>
        </w:rPr>
        <w:t xml:space="preserve">CA Cancer J Clin. </w:t>
      </w:r>
      <w:r w:rsidR="00D4665E" w:rsidRPr="00D4665E">
        <w:rPr>
          <w:noProof/>
        </w:rPr>
        <w:t>2015;65(2):87-108.</w:t>
      </w:r>
    </w:p>
    <w:p w14:paraId="632CD90A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2.</w:t>
      </w:r>
      <w:r w:rsidRPr="00D4665E">
        <w:rPr>
          <w:noProof/>
        </w:rPr>
        <w:tab/>
        <w:t xml:space="preserve">Siegel RL, Miller KD, Jemal A. Cancer statistics, 2016. </w:t>
      </w:r>
      <w:r w:rsidRPr="00D4665E">
        <w:rPr>
          <w:i/>
          <w:noProof/>
        </w:rPr>
        <w:t xml:space="preserve">CA Cancer J Clin. </w:t>
      </w:r>
      <w:r w:rsidRPr="00D4665E">
        <w:rPr>
          <w:noProof/>
        </w:rPr>
        <w:t>2016;66(1):7-30.</w:t>
      </w:r>
    </w:p>
    <w:p w14:paraId="5DA4B2A1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3.</w:t>
      </w:r>
      <w:r w:rsidRPr="00D4665E">
        <w:rPr>
          <w:noProof/>
        </w:rPr>
        <w:tab/>
        <w:t xml:space="preserve">Borgen PI, Wong GY, Vlamis V, et al. Current management of male breast cancer. A review of 104 cases. </w:t>
      </w:r>
      <w:r w:rsidRPr="00D4665E">
        <w:rPr>
          <w:i/>
          <w:noProof/>
        </w:rPr>
        <w:t xml:space="preserve">Annals of surgery. </w:t>
      </w:r>
      <w:r w:rsidRPr="00D4665E">
        <w:rPr>
          <w:noProof/>
        </w:rPr>
        <w:t>1992;215(5):451-457; discussion 457-459.</w:t>
      </w:r>
    </w:p>
    <w:p w14:paraId="64ED07AE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4.</w:t>
      </w:r>
      <w:r w:rsidRPr="00D4665E">
        <w:rPr>
          <w:noProof/>
        </w:rPr>
        <w:tab/>
        <w:t xml:space="preserve">Fentiman IS, Fourquet A, Hortobagyi GN. Male breast cancer. </w:t>
      </w:r>
      <w:r w:rsidRPr="00D4665E">
        <w:rPr>
          <w:i/>
          <w:noProof/>
        </w:rPr>
        <w:t xml:space="preserve">Lancet. </w:t>
      </w:r>
      <w:r w:rsidRPr="00D4665E">
        <w:rPr>
          <w:noProof/>
        </w:rPr>
        <w:t>2006;367(9510):595-604.</w:t>
      </w:r>
    </w:p>
    <w:p w14:paraId="2202D33D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5.</w:t>
      </w:r>
      <w:r w:rsidRPr="00D4665E">
        <w:rPr>
          <w:noProof/>
        </w:rPr>
        <w:tab/>
        <w:t xml:space="preserve">DeSantis C, Ma J, Bryan L, Jemal A. Breast cancer statistics, 2013. </w:t>
      </w:r>
      <w:r w:rsidRPr="00D4665E">
        <w:rPr>
          <w:i/>
          <w:noProof/>
        </w:rPr>
        <w:t xml:space="preserve">CA Cancer J Clin. </w:t>
      </w:r>
      <w:r w:rsidRPr="00D4665E">
        <w:rPr>
          <w:noProof/>
        </w:rPr>
        <w:t>2014;64(1):52-62.</w:t>
      </w:r>
    </w:p>
    <w:p w14:paraId="6C5DE6F0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6.</w:t>
      </w:r>
      <w:r w:rsidRPr="00D4665E">
        <w:rPr>
          <w:noProof/>
        </w:rPr>
        <w:tab/>
        <w:t xml:space="preserve">Society AC. Cancer Facts &amp; Figures 2016. </w:t>
      </w:r>
      <w:r w:rsidRPr="00D4665E">
        <w:rPr>
          <w:i/>
          <w:noProof/>
        </w:rPr>
        <w:t xml:space="preserve">American Cancer Society. </w:t>
      </w:r>
      <w:r w:rsidRPr="00D4665E">
        <w:rPr>
          <w:noProof/>
        </w:rPr>
        <w:t>2016:1-72.</w:t>
      </w:r>
    </w:p>
    <w:p w14:paraId="75504085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7.</w:t>
      </w:r>
      <w:r w:rsidRPr="00D4665E">
        <w:rPr>
          <w:noProof/>
        </w:rPr>
        <w:tab/>
        <w:t xml:space="preserve">Vorobiof DA, Sitas F, Vorobiof G. Breast cancer incidence in South Africa. </w:t>
      </w:r>
      <w:r w:rsidRPr="00D4665E">
        <w:rPr>
          <w:i/>
          <w:noProof/>
        </w:rPr>
        <w:t xml:space="preserve">Journal of clinical oncology. </w:t>
      </w:r>
      <w:r w:rsidRPr="00D4665E">
        <w:rPr>
          <w:noProof/>
        </w:rPr>
        <w:t>2001;19(suppl 1):125s-127s.</w:t>
      </w:r>
    </w:p>
    <w:p w14:paraId="71046039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8.</w:t>
      </w:r>
      <w:r w:rsidRPr="00D4665E">
        <w:rPr>
          <w:noProof/>
        </w:rPr>
        <w:tab/>
        <w:t xml:space="preserve">Churpek JE, Walsh T, Zheng Y, et al. Inherited predisposition to breast cancer among African American women. </w:t>
      </w:r>
      <w:r w:rsidRPr="00D4665E">
        <w:rPr>
          <w:i/>
          <w:noProof/>
        </w:rPr>
        <w:t xml:space="preserve">Breast Cancer Res Treat. </w:t>
      </w:r>
      <w:r w:rsidRPr="00D4665E">
        <w:rPr>
          <w:noProof/>
        </w:rPr>
        <w:t>2015;149(1):31-39.</w:t>
      </w:r>
    </w:p>
    <w:p w14:paraId="2E13DA31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9.</w:t>
      </w:r>
      <w:r w:rsidRPr="00D4665E">
        <w:rPr>
          <w:noProof/>
        </w:rPr>
        <w:tab/>
        <w:t xml:space="preserve">Carey LA, Perou CM, Livasy CA, et al. Race, breast cancer subtypes, and survival in the Carolina Breast Cancer Study. </w:t>
      </w:r>
      <w:r w:rsidRPr="00D4665E">
        <w:rPr>
          <w:i/>
          <w:noProof/>
        </w:rPr>
        <w:t xml:space="preserve">Jama. </w:t>
      </w:r>
      <w:r w:rsidRPr="00D4665E">
        <w:rPr>
          <w:noProof/>
        </w:rPr>
        <w:t>2006;295(21):2492-2502.</w:t>
      </w:r>
    </w:p>
    <w:p w14:paraId="6F559489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10.</w:t>
      </w:r>
      <w:r w:rsidRPr="00D4665E">
        <w:rPr>
          <w:noProof/>
        </w:rPr>
        <w:tab/>
        <w:t xml:space="preserve">Sundquist M, Thorstenson S, Brudin L, Wingren S, Nordenskjold B. Incidence and prognosis in early onset breast cancer. </w:t>
      </w:r>
      <w:r w:rsidRPr="00D4665E">
        <w:rPr>
          <w:i/>
          <w:noProof/>
        </w:rPr>
        <w:t xml:space="preserve">Breast (Edinburgh, Scotland). </w:t>
      </w:r>
      <w:r w:rsidRPr="00D4665E">
        <w:rPr>
          <w:noProof/>
        </w:rPr>
        <w:t>2002;11(1):30-35.</w:t>
      </w:r>
    </w:p>
    <w:p w14:paraId="74698694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11.</w:t>
      </w:r>
      <w:r w:rsidRPr="00D4665E">
        <w:rPr>
          <w:noProof/>
        </w:rPr>
        <w:tab/>
        <w:t xml:space="preserve">Wiesmüller L. Breast Cancer Susceptibility Genes. In: Schwab M, ed. </w:t>
      </w:r>
      <w:r w:rsidRPr="00D4665E">
        <w:rPr>
          <w:i/>
          <w:noProof/>
        </w:rPr>
        <w:t>Encyclopedia of Cancer</w:t>
      </w:r>
      <w:r w:rsidRPr="00D4665E">
        <w:rPr>
          <w:noProof/>
        </w:rPr>
        <w:t>. Berlin &amp; Heidelberg: SpringerLink; 2011.</w:t>
      </w:r>
    </w:p>
    <w:p w14:paraId="11CF6601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12.</w:t>
      </w:r>
      <w:r w:rsidRPr="00D4665E">
        <w:rPr>
          <w:noProof/>
        </w:rPr>
        <w:tab/>
        <w:t xml:space="preserve">Neuhausen SL. Founder populations and their uses for breast cancer genetics. </w:t>
      </w:r>
      <w:r w:rsidRPr="00D4665E">
        <w:rPr>
          <w:i/>
          <w:noProof/>
        </w:rPr>
        <w:t xml:space="preserve">Breast Cancer Res. </w:t>
      </w:r>
      <w:r w:rsidRPr="00D4665E">
        <w:rPr>
          <w:noProof/>
        </w:rPr>
        <w:t>2000;2(1):77-81.</w:t>
      </w:r>
    </w:p>
    <w:p w14:paraId="0CB9E331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13.</w:t>
      </w:r>
      <w:r w:rsidRPr="00D4665E">
        <w:rPr>
          <w:noProof/>
        </w:rPr>
        <w:tab/>
        <w:t xml:space="preserve">Abbad A, Baba H, Dehbi H, et al. Genetics of breast cancer in African populations: A literature review. </w:t>
      </w:r>
      <w:r w:rsidRPr="00D4665E">
        <w:rPr>
          <w:i/>
          <w:noProof/>
        </w:rPr>
        <w:t xml:space="preserve">Global Health, Epidemiology and Genomics. </w:t>
      </w:r>
      <w:r w:rsidRPr="00D4665E">
        <w:rPr>
          <w:noProof/>
        </w:rPr>
        <w:t>2018;3:E8.</w:t>
      </w:r>
    </w:p>
    <w:p w14:paraId="55338068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14.</w:t>
      </w:r>
      <w:r w:rsidRPr="00D4665E">
        <w:rPr>
          <w:noProof/>
        </w:rPr>
        <w:tab/>
        <w:t xml:space="preserve">Reeves MD, Yawitch TM, van der Merwe NC, van den Berg HJ, Dreyer G, van Rensburg EJ. BRCA1 mutations in South African breast and/or ovarian cancer families: evidence of a novel founder mutation in Afrikaner families. </w:t>
      </w:r>
      <w:r w:rsidRPr="00D4665E">
        <w:rPr>
          <w:i/>
          <w:noProof/>
        </w:rPr>
        <w:t xml:space="preserve">Int J Cancer. </w:t>
      </w:r>
      <w:r w:rsidRPr="00D4665E">
        <w:rPr>
          <w:noProof/>
        </w:rPr>
        <w:t>2004;110(5):677-682.</w:t>
      </w:r>
    </w:p>
    <w:p w14:paraId="6B8A6895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15.</w:t>
      </w:r>
      <w:r w:rsidRPr="00D4665E">
        <w:rPr>
          <w:noProof/>
        </w:rPr>
        <w:tab/>
        <w:t xml:space="preserve">Claes K, Machackova E, De Vos M, Poppe B, De Paepe A, Messiaen L. Mutation analysis of the BRCA1 and BRCA2 genes in the Belgian patient population and identification of a Belgian founder mutation BRCA1 IVS5 + 3A &gt; G. </w:t>
      </w:r>
      <w:r w:rsidRPr="00D4665E">
        <w:rPr>
          <w:i/>
          <w:noProof/>
        </w:rPr>
        <w:t xml:space="preserve">Dis Markers. </w:t>
      </w:r>
      <w:r w:rsidRPr="00D4665E">
        <w:rPr>
          <w:noProof/>
        </w:rPr>
        <w:t>1999;15(1-3):69-73.</w:t>
      </w:r>
    </w:p>
    <w:p w14:paraId="70CD9FB9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16.</w:t>
      </w:r>
      <w:r w:rsidRPr="00D4665E">
        <w:rPr>
          <w:noProof/>
        </w:rPr>
        <w:tab/>
        <w:t xml:space="preserve">van der Merwe NC, Hamel N, Schneider SR, Apffelstaedt JP, Wijnen JT, Foulkes WD. A founder BRCA2 mutation in non-Afrikaner breast cancer patients of the Western Cape of South Africa. </w:t>
      </w:r>
      <w:r w:rsidRPr="00D4665E">
        <w:rPr>
          <w:i/>
          <w:noProof/>
        </w:rPr>
        <w:t xml:space="preserve">Clin Genet. </w:t>
      </w:r>
      <w:r w:rsidRPr="00D4665E">
        <w:rPr>
          <w:noProof/>
        </w:rPr>
        <w:t>2012;81(2):179-184.</w:t>
      </w:r>
    </w:p>
    <w:p w14:paraId="131F5368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17.</w:t>
      </w:r>
      <w:r w:rsidRPr="00D4665E">
        <w:rPr>
          <w:noProof/>
        </w:rPr>
        <w:tab/>
        <w:t xml:space="preserve">Sluiter M, Mew S, van Rensburg EJ. PALB2 sequence variants in young South African breast cancer patients. </w:t>
      </w:r>
      <w:r w:rsidRPr="00D4665E">
        <w:rPr>
          <w:i/>
          <w:noProof/>
        </w:rPr>
        <w:t xml:space="preserve">Fam Cancer. </w:t>
      </w:r>
      <w:r w:rsidRPr="00D4665E">
        <w:rPr>
          <w:noProof/>
        </w:rPr>
        <w:t>2009;8(4):347-353.</w:t>
      </w:r>
    </w:p>
    <w:p w14:paraId="37C1E945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lastRenderedPageBreak/>
        <w:t>18.</w:t>
      </w:r>
      <w:r w:rsidRPr="00D4665E">
        <w:rPr>
          <w:noProof/>
        </w:rPr>
        <w:tab/>
        <w:t xml:space="preserve">Ng PS, Wen WX, Fadlullah MZ, et al. Identification of germline alterations in breast cancer predisposition genes among Malaysian breast cancer patients using panel testing. </w:t>
      </w:r>
      <w:r w:rsidRPr="00D4665E">
        <w:rPr>
          <w:i/>
          <w:noProof/>
        </w:rPr>
        <w:t xml:space="preserve">Clin Genet. </w:t>
      </w:r>
      <w:r w:rsidRPr="00D4665E">
        <w:rPr>
          <w:noProof/>
        </w:rPr>
        <w:t>2016.</w:t>
      </w:r>
    </w:p>
    <w:p w14:paraId="0281F441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19.</w:t>
      </w:r>
      <w:r w:rsidRPr="00D4665E">
        <w:rPr>
          <w:noProof/>
        </w:rPr>
        <w:tab/>
        <w:t xml:space="preserve">Toh GT, Kang P, Lee SS, et al. BRCA1 and BRCA2 germline mutations in Malaysian women with early-onset breast cancer without a family history. </w:t>
      </w:r>
      <w:r w:rsidRPr="00D4665E">
        <w:rPr>
          <w:i/>
          <w:noProof/>
        </w:rPr>
        <w:t xml:space="preserve">PloS one. </w:t>
      </w:r>
      <w:r w:rsidRPr="00D4665E">
        <w:rPr>
          <w:noProof/>
        </w:rPr>
        <w:t>2008;3(4):e2024.</w:t>
      </w:r>
    </w:p>
    <w:p w14:paraId="1AE1EDFB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20.</w:t>
      </w:r>
      <w:r w:rsidRPr="00D4665E">
        <w:rPr>
          <w:noProof/>
        </w:rPr>
        <w:tab/>
        <w:t xml:space="preserve">Lee DS, Yoon SY, Looi LM, et al. Comparable frequency of BRCA1, BRCA2 and TP53 germline mutations in a multi-ethnic Asian cohort suggests TP53 screening should be offered together with BRCA1/2 screening to early-onset breast cancer patients. </w:t>
      </w:r>
      <w:r w:rsidRPr="00D4665E">
        <w:rPr>
          <w:i/>
          <w:noProof/>
        </w:rPr>
        <w:t xml:space="preserve">Breast Cancer Res. </w:t>
      </w:r>
      <w:r w:rsidRPr="00D4665E">
        <w:rPr>
          <w:noProof/>
        </w:rPr>
        <w:t>2012;14(2):R66.</w:t>
      </w:r>
    </w:p>
    <w:p w14:paraId="045D6DFD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21.</w:t>
      </w:r>
      <w:r w:rsidRPr="00D4665E">
        <w:rPr>
          <w:noProof/>
        </w:rPr>
        <w:tab/>
        <w:t xml:space="preserve">Tung N, Lin NU, Kidd J, et al. Frequency of Germline Mutations in 25 Cancer Susceptibility Genes in a Sequential Series of Patients With Breast Cancer. </w:t>
      </w:r>
      <w:r w:rsidRPr="00D4665E">
        <w:rPr>
          <w:i/>
          <w:noProof/>
        </w:rPr>
        <w:t xml:space="preserve">J Clin Oncol. </w:t>
      </w:r>
      <w:r w:rsidRPr="00D4665E">
        <w:rPr>
          <w:noProof/>
        </w:rPr>
        <w:t>2016;34(13):1460-1468.</w:t>
      </w:r>
    </w:p>
    <w:p w14:paraId="44E8C2AA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22.</w:t>
      </w:r>
      <w:r w:rsidRPr="00D4665E">
        <w:rPr>
          <w:noProof/>
        </w:rPr>
        <w:tab/>
        <w:t xml:space="preserve">Tung N, Battelli C, Allen B, et al. Frequency of mutations in individuals with breast cancer referred for BRCA1 and BRCA2 testing using next-generation sequencing with a 25-gene panel. </w:t>
      </w:r>
      <w:r w:rsidRPr="00D4665E">
        <w:rPr>
          <w:i/>
          <w:noProof/>
        </w:rPr>
        <w:t xml:space="preserve">Cancer. </w:t>
      </w:r>
      <w:r w:rsidRPr="00D4665E">
        <w:rPr>
          <w:noProof/>
        </w:rPr>
        <w:t>2015;121(1):25-33.</w:t>
      </w:r>
    </w:p>
    <w:p w14:paraId="5E96B146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23.</w:t>
      </w:r>
      <w:r w:rsidRPr="00D4665E">
        <w:rPr>
          <w:noProof/>
        </w:rPr>
        <w:tab/>
        <w:t xml:space="preserve">Walker LC, Pearson JF, Wiggins GA, Giles GG, Hopper JL, Southey MC. Increased genomic burden of germline copy number variants is associated with early onset breast cancer: Australian breast cancer family registry. </w:t>
      </w:r>
      <w:r w:rsidRPr="00D4665E">
        <w:rPr>
          <w:i/>
          <w:noProof/>
        </w:rPr>
        <w:t xml:space="preserve">Breast Cancer Res. </w:t>
      </w:r>
      <w:r w:rsidRPr="00D4665E">
        <w:rPr>
          <w:noProof/>
        </w:rPr>
        <w:t>2017;19(1):30.</w:t>
      </w:r>
    </w:p>
    <w:p w14:paraId="022B46AF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24.</w:t>
      </w:r>
      <w:r w:rsidRPr="00D4665E">
        <w:rPr>
          <w:noProof/>
        </w:rPr>
        <w:tab/>
        <w:t xml:space="preserve">Johns MB, Jr., Paulus-Thomas JE. Purification of human genomic DNA from whole blood using sodium perchlorate in place of phenol. </w:t>
      </w:r>
      <w:r w:rsidRPr="00D4665E">
        <w:rPr>
          <w:i/>
          <w:noProof/>
        </w:rPr>
        <w:t xml:space="preserve">Analytical biochemistry. </w:t>
      </w:r>
      <w:r w:rsidRPr="00D4665E">
        <w:rPr>
          <w:noProof/>
        </w:rPr>
        <w:t>1989;180(2):276-278.</w:t>
      </w:r>
    </w:p>
    <w:p w14:paraId="01BCED47" w14:textId="752FF92E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25.</w:t>
      </w:r>
      <w:r w:rsidRPr="00D4665E">
        <w:rPr>
          <w:noProof/>
        </w:rPr>
        <w:tab/>
        <w:t xml:space="preserve">Andrews S. FastQC. 2018; </w:t>
      </w:r>
      <w:hyperlink r:id="rId9" w:history="1">
        <w:r w:rsidRPr="00D4665E">
          <w:rPr>
            <w:rStyle w:val="Hyperlink"/>
            <w:noProof/>
          </w:rPr>
          <w:t>https://www.bioinformatics.babraham.ac.uk/projects/fastqc</w:t>
        </w:r>
      </w:hyperlink>
      <w:r w:rsidRPr="00D4665E">
        <w:rPr>
          <w:noProof/>
        </w:rPr>
        <w:t>.</w:t>
      </w:r>
    </w:p>
    <w:p w14:paraId="1429DFFC" w14:textId="797E8B22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26.</w:t>
      </w:r>
      <w:r w:rsidRPr="00D4665E">
        <w:rPr>
          <w:noProof/>
        </w:rPr>
        <w:tab/>
        <w:t xml:space="preserve">Hannon G. The FastX Toolkit. 2018; </w:t>
      </w:r>
      <w:hyperlink r:id="rId10" w:history="1">
        <w:r w:rsidRPr="00D4665E">
          <w:rPr>
            <w:rStyle w:val="Hyperlink"/>
            <w:noProof/>
          </w:rPr>
          <w:t>http://hannonlab.cshl.edu/fastx_toolkit/</w:t>
        </w:r>
      </w:hyperlink>
      <w:r w:rsidRPr="00D4665E">
        <w:rPr>
          <w:noProof/>
        </w:rPr>
        <w:t>.</w:t>
      </w:r>
    </w:p>
    <w:p w14:paraId="60D499CC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27.</w:t>
      </w:r>
      <w:r w:rsidRPr="00D4665E">
        <w:rPr>
          <w:noProof/>
        </w:rPr>
        <w:tab/>
        <w:t xml:space="preserve">DePristo MA, Banks E, Poplin R, et al. A framework for variation discovery and genotyping using next-generation DNA sequencing data. </w:t>
      </w:r>
      <w:r w:rsidRPr="00D4665E">
        <w:rPr>
          <w:i/>
          <w:noProof/>
        </w:rPr>
        <w:t xml:space="preserve">Nat Genet. </w:t>
      </w:r>
      <w:r w:rsidRPr="00D4665E">
        <w:rPr>
          <w:noProof/>
        </w:rPr>
        <w:t>2011;43(5):491-498.</w:t>
      </w:r>
    </w:p>
    <w:p w14:paraId="12D64C9E" w14:textId="7E5E0AB8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28.</w:t>
      </w:r>
      <w:r w:rsidRPr="00D4665E">
        <w:rPr>
          <w:noProof/>
        </w:rPr>
        <w:tab/>
        <w:t xml:space="preserve">Chapman B. bcbio: Blue Collar Bioinformatics. 2018; </w:t>
      </w:r>
      <w:hyperlink r:id="rId11" w:history="1">
        <w:r w:rsidRPr="00D4665E">
          <w:rPr>
            <w:rStyle w:val="Hyperlink"/>
            <w:noProof/>
          </w:rPr>
          <w:t>https://github.com/bcbio/bcbio-nextgen</w:t>
        </w:r>
      </w:hyperlink>
      <w:r w:rsidRPr="00D4665E">
        <w:rPr>
          <w:noProof/>
        </w:rPr>
        <w:t>.</w:t>
      </w:r>
    </w:p>
    <w:p w14:paraId="4437C323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29.</w:t>
      </w:r>
      <w:r w:rsidRPr="00D4665E">
        <w:rPr>
          <w:noProof/>
        </w:rPr>
        <w:tab/>
        <w:t xml:space="preserve">Li H, Durbin R. Fast and accurate short read alignment with Burrows-Wheeler transform. </w:t>
      </w:r>
      <w:r w:rsidRPr="00D4665E">
        <w:rPr>
          <w:i/>
          <w:noProof/>
        </w:rPr>
        <w:t xml:space="preserve">Bioinformatics. </w:t>
      </w:r>
      <w:r w:rsidRPr="00D4665E">
        <w:rPr>
          <w:noProof/>
        </w:rPr>
        <w:t>2009;25(14):1754-1760.</w:t>
      </w:r>
    </w:p>
    <w:p w14:paraId="58574882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30.</w:t>
      </w:r>
      <w:r w:rsidRPr="00D4665E">
        <w:rPr>
          <w:noProof/>
        </w:rPr>
        <w:tab/>
        <w:t xml:space="preserve">McLaren W, Gil L, Hunt SE, et al. The Ensembl Variant Effect Predictor. </w:t>
      </w:r>
      <w:r w:rsidRPr="00D4665E">
        <w:rPr>
          <w:i/>
          <w:noProof/>
        </w:rPr>
        <w:t xml:space="preserve">Genome Biol. </w:t>
      </w:r>
      <w:r w:rsidRPr="00D4665E">
        <w:rPr>
          <w:noProof/>
        </w:rPr>
        <w:t>2016;17(1):122.</w:t>
      </w:r>
    </w:p>
    <w:p w14:paraId="0FC76955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31.</w:t>
      </w:r>
      <w:r w:rsidRPr="00D4665E">
        <w:rPr>
          <w:noProof/>
        </w:rPr>
        <w:tab/>
        <w:t xml:space="preserve">Lek M, Karczewski KJ, Minikel EV, et al. Analysis of protein-coding genetic variation in 60,706 humans. </w:t>
      </w:r>
      <w:r w:rsidRPr="00D4665E">
        <w:rPr>
          <w:i/>
          <w:noProof/>
        </w:rPr>
        <w:t xml:space="preserve">Nature. </w:t>
      </w:r>
      <w:r w:rsidRPr="00D4665E">
        <w:rPr>
          <w:noProof/>
        </w:rPr>
        <w:t>2016;536(7616):285-291.</w:t>
      </w:r>
    </w:p>
    <w:p w14:paraId="2D6A9198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32.</w:t>
      </w:r>
      <w:r w:rsidRPr="00D4665E">
        <w:rPr>
          <w:noProof/>
        </w:rPr>
        <w:tab/>
        <w:t xml:space="preserve">Bumgarner R. DNA microarrays: Types, Applications and their future. </w:t>
      </w:r>
      <w:r w:rsidRPr="00D4665E">
        <w:rPr>
          <w:i/>
          <w:noProof/>
        </w:rPr>
        <w:t xml:space="preserve">Current protocols in molecular biology / edited by Frederick M Ausubel  [et al]. </w:t>
      </w:r>
      <w:r w:rsidRPr="00D4665E">
        <w:rPr>
          <w:noProof/>
        </w:rPr>
        <w:t>2013;0 22:Unit-22.21.</w:t>
      </w:r>
    </w:p>
    <w:p w14:paraId="588D9ABB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33.</w:t>
      </w:r>
      <w:r w:rsidRPr="00D4665E">
        <w:rPr>
          <w:noProof/>
        </w:rPr>
        <w:tab/>
        <w:t xml:space="preserve">Schwarz JM, Cooper DN, Schuelke M, Seelow D. MutationTaster2: mutation prediction for the deep-sequencing age. </w:t>
      </w:r>
      <w:r w:rsidRPr="00D4665E">
        <w:rPr>
          <w:i/>
          <w:noProof/>
        </w:rPr>
        <w:t xml:space="preserve">Nature methods. </w:t>
      </w:r>
      <w:r w:rsidRPr="00D4665E">
        <w:rPr>
          <w:noProof/>
        </w:rPr>
        <w:t>2014;11(4):361-362.</w:t>
      </w:r>
    </w:p>
    <w:p w14:paraId="01091599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34.</w:t>
      </w:r>
      <w:r w:rsidRPr="00D4665E">
        <w:rPr>
          <w:noProof/>
        </w:rPr>
        <w:tab/>
        <w:t xml:space="preserve">Choi Y, Sims GE, Murphy S, Miller JR, Chan AP. Predicting the functional effect of amino acid substitutions and indels. </w:t>
      </w:r>
      <w:r w:rsidRPr="00D4665E">
        <w:rPr>
          <w:i/>
          <w:noProof/>
        </w:rPr>
        <w:t xml:space="preserve">PloS one. </w:t>
      </w:r>
      <w:r w:rsidRPr="00D4665E">
        <w:rPr>
          <w:noProof/>
        </w:rPr>
        <w:t>2012;7(10):e46688.</w:t>
      </w:r>
    </w:p>
    <w:p w14:paraId="7138633B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35.</w:t>
      </w:r>
      <w:r w:rsidRPr="00D4665E">
        <w:rPr>
          <w:noProof/>
        </w:rPr>
        <w:tab/>
        <w:t xml:space="preserve">Kircher M, Witten DM, Jain P, O'Roak BJ, Cooper GM, Shendure J. A general framework for estimating the relative pathogenicity of human genetic variants. </w:t>
      </w:r>
      <w:r w:rsidRPr="00D4665E">
        <w:rPr>
          <w:i/>
          <w:noProof/>
        </w:rPr>
        <w:t xml:space="preserve">Nat Genet. </w:t>
      </w:r>
      <w:r w:rsidRPr="00D4665E">
        <w:rPr>
          <w:noProof/>
        </w:rPr>
        <w:t>2014;46(3):310-315.</w:t>
      </w:r>
    </w:p>
    <w:p w14:paraId="12D7C099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lastRenderedPageBreak/>
        <w:t>36.</w:t>
      </w:r>
      <w:r w:rsidRPr="00D4665E">
        <w:rPr>
          <w:noProof/>
        </w:rPr>
        <w:tab/>
        <w:t xml:space="preserve">Shihab HA, Gough J, Cooper DN, et al. Predicting the functional, molecular, and phenotypic consequences of amino acid substitutions using hidden Markov models. </w:t>
      </w:r>
      <w:r w:rsidRPr="00D4665E">
        <w:rPr>
          <w:i/>
          <w:noProof/>
        </w:rPr>
        <w:t xml:space="preserve">Hum Mutat. </w:t>
      </w:r>
      <w:r w:rsidRPr="00D4665E">
        <w:rPr>
          <w:noProof/>
        </w:rPr>
        <w:t>2013;34(1):57-65.</w:t>
      </w:r>
    </w:p>
    <w:p w14:paraId="4CF94200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37.</w:t>
      </w:r>
      <w:r w:rsidRPr="00D4665E">
        <w:rPr>
          <w:noProof/>
        </w:rPr>
        <w:tab/>
        <w:t xml:space="preserve">Karolchik D, Hinrichs AS, Furey TS, et al. The UCSC Table Browser data retrieval tool. </w:t>
      </w:r>
      <w:r w:rsidRPr="00D4665E">
        <w:rPr>
          <w:i/>
          <w:noProof/>
        </w:rPr>
        <w:t xml:space="preserve">Nucleic Acids Res. </w:t>
      </w:r>
      <w:r w:rsidRPr="00D4665E">
        <w:rPr>
          <w:noProof/>
        </w:rPr>
        <w:t>2004;32(Database issue):D493-496.</w:t>
      </w:r>
    </w:p>
    <w:p w14:paraId="3769D95B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38.</w:t>
      </w:r>
      <w:r w:rsidRPr="00D4665E">
        <w:rPr>
          <w:noProof/>
        </w:rPr>
        <w:tab/>
        <w:t xml:space="preserve">Subramanian A, Tamayo P, Mootha VK, et al. Gene set enrichment analysis: a knowledge-based approach for interpreting genome-wide expression profiles. </w:t>
      </w:r>
      <w:r w:rsidRPr="00D4665E">
        <w:rPr>
          <w:i/>
          <w:noProof/>
        </w:rPr>
        <w:t xml:space="preserve">Proceedings of the National Academy of Sciences of the United States of America. </w:t>
      </w:r>
      <w:r w:rsidRPr="00D4665E">
        <w:rPr>
          <w:noProof/>
        </w:rPr>
        <w:t>2005;102(43):15545-15550.</w:t>
      </w:r>
    </w:p>
    <w:p w14:paraId="6EF44854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39.</w:t>
      </w:r>
      <w:r w:rsidRPr="00D4665E">
        <w:rPr>
          <w:noProof/>
        </w:rPr>
        <w:tab/>
        <w:t xml:space="preserve">Tung N, Lin NU, Kidd J, et al. Frequency of Germline Mutations in 25 Cancer Susceptibility Genes in a Sequential Series of Patients With Breast Cancer. </w:t>
      </w:r>
      <w:r w:rsidRPr="00D4665E">
        <w:rPr>
          <w:i/>
          <w:noProof/>
        </w:rPr>
        <w:t xml:space="preserve">Journal of Clinical Oncology. </w:t>
      </w:r>
      <w:r w:rsidRPr="00D4665E">
        <w:rPr>
          <w:noProof/>
        </w:rPr>
        <w:t>2016;34(13):1460-1468.</w:t>
      </w:r>
    </w:p>
    <w:p w14:paraId="4BE8A177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40.</w:t>
      </w:r>
      <w:r w:rsidRPr="00D4665E">
        <w:rPr>
          <w:noProof/>
        </w:rPr>
        <w:tab/>
        <w:t xml:space="preserve">Jansson M, Durant ST, Cho EC, et al. Arginine methylation regulates the p53 response. </w:t>
      </w:r>
      <w:r w:rsidRPr="00D4665E">
        <w:rPr>
          <w:i/>
          <w:noProof/>
        </w:rPr>
        <w:t xml:space="preserve">Nature cell biology. </w:t>
      </w:r>
      <w:r w:rsidRPr="00D4665E">
        <w:rPr>
          <w:noProof/>
        </w:rPr>
        <w:t>2008;10(12):1431-1439.</w:t>
      </w:r>
    </w:p>
    <w:p w14:paraId="794290C3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41.</w:t>
      </w:r>
      <w:r w:rsidRPr="00D4665E">
        <w:rPr>
          <w:noProof/>
        </w:rPr>
        <w:tab/>
        <w:t xml:space="preserve">Varley JM. Germline TP53 mutations and Li-Fraumeni syndrome. </w:t>
      </w:r>
      <w:r w:rsidRPr="00D4665E">
        <w:rPr>
          <w:i/>
          <w:noProof/>
        </w:rPr>
        <w:t xml:space="preserve">Hum Mutat. </w:t>
      </w:r>
      <w:r w:rsidRPr="00D4665E">
        <w:rPr>
          <w:noProof/>
        </w:rPr>
        <w:t>2003;21(3):313-320.</w:t>
      </w:r>
    </w:p>
    <w:p w14:paraId="7241B808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42.</w:t>
      </w:r>
      <w:r w:rsidRPr="00D4665E">
        <w:rPr>
          <w:noProof/>
        </w:rPr>
        <w:tab/>
        <w:t xml:space="preserve">Kawaguchi T, Kato S, Otsuka K, et al. The relationship among p53 oligomer formation, structure and transcriptional activity using a comprehensive missense mutation library. </w:t>
      </w:r>
      <w:r w:rsidRPr="00D4665E">
        <w:rPr>
          <w:i/>
          <w:noProof/>
        </w:rPr>
        <w:t xml:space="preserve">Oncogene. </w:t>
      </w:r>
      <w:r w:rsidRPr="00D4665E">
        <w:rPr>
          <w:noProof/>
        </w:rPr>
        <w:t>2005;24(46):6976-6981.</w:t>
      </w:r>
    </w:p>
    <w:p w14:paraId="736D99F6" w14:textId="77777777" w:rsidR="00D4665E" w:rsidRPr="00D4665E" w:rsidRDefault="00D4665E" w:rsidP="00D4665E">
      <w:pPr>
        <w:pStyle w:val="EndNoteBibliography"/>
        <w:ind w:left="720" w:hanging="720"/>
        <w:rPr>
          <w:noProof/>
        </w:rPr>
      </w:pPr>
      <w:r w:rsidRPr="00D4665E">
        <w:rPr>
          <w:noProof/>
        </w:rPr>
        <w:t>43.</w:t>
      </w:r>
      <w:r w:rsidRPr="00D4665E">
        <w:rPr>
          <w:noProof/>
        </w:rPr>
        <w:tab/>
        <w:t xml:space="preserve">Bouaoun L, Sonkin D, Ardin M, et al. TP53 Variations in Human Cancers: New Lessons from the IARC TP53 Database and Genomics Data. </w:t>
      </w:r>
      <w:r w:rsidRPr="00D4665E">
        <w:rPr>
          <w:i/>
          <w:noProof/>
        </w:rPr>
        <w:t xml:space="preserve">Hum Mutat. </w:t>
      </w:r>
      <w:r w:rsidRPr="00D4665E">
        <w:rPr>
          <w:noProof/>
        </w:rPr>
        <w:t>2016;37(9):865-876.</w:t>
      </w:r>
    </w:p>
    <w:p w14:paraId="14B1D6AF" w14:textId="091B3284" w:rsidR="00450FD9" w:rsidRPr="00D22A33" w:rsidRDefault="00B70198" w:rsidP="009F2CA2">
      <w:pPr>
        <w:jc w:val="both"/>
      </w:pPr>
      <w:r w:rsidRPr="00D22A33">
        <w:fldChar w:fldCharType="end"/>
      </w:r>
    </w:p>
    <w:p w14:paraId="2FCFDD10" w14:textId="77777777" w:rsidR="008835DC" w:rsidRDefault="008835DC" w:rsidP="00BF62C2">
      <w:pPr>
        <w:jc w:val="both"/>
        <w:sectPr w:rsidR="008835DC" w:rsidSect="00450FD9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7181AEFC" w14:textId="7518FEAC" w:rsidR="00023696" w:rsidRDefault="00803652" w:rsidP="00BF62C2">
      <w:pPr>
        <w:jc w:val="both"/>
      </w:pPr>
      <w:r>
        <w:lastRenderedPageBreak/>
        <w:t xml:space="preserve">Table 1: </w:t>
      </w:r>
      <w:r w:rsidR="009267C2">
        <w:t>Total n</w:t>
      </w:r>
      <w:r w:rsidR="00480676">
        <w:t xml:space="preserve">umbers of distinct </w:t>
      </w:r>
      <w:r>
        <w:t>variants predicted as deleterious vs.</w:t>
      </w:r>
      <w:r w:rsidR="001B5652">
        <w:t xml:space="preserve"> </w:t>
      </w:r>
      <w:r w:rsidR="00C02861">
        <w:t>broad</w:t>
      </w:r>
      <w:r w:rsidR="005F11A5">
        <w:t xml:space="preserve">ly-grouped </w:t>
      </w:r>
      <w:proofErr w:type="spellStart"/>
      <w:r w:rsidR="008127D3">
        <w:t>ClinVar</w:t>
      </w:r>
      <w:proofErr w:type="spellEnd"/>
      <w:r w:rsidR="008127D3">
        <w:t xml:space="preserve"> </w:t>
      </w:r>
      <w:r w:rsidR="000503EE">
        <w:t xml:space="preserve">significance </w:t>
      </w:r>
      <w:r>
        <w:t>annotations.</w:t>
      </w:r>
    </w:p>
    <w:p w14:paraId="1722EE83" w14:textId="77777777" w:rsidR="00023696" w:rsidRDefault="0002369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22"/>
        <w:gridCol w:w="1154"/>
        <w:gridCol w:w="1701"/>
        <w:gridCol w:w="1276"/>
        <w:gridCol w:w="1276"/>
        <w:gridCol w:w="1417"/>
        <w:gridCol w:w="1276"/>
        <w:gridCol w:w="1559"/>
      </w:tblGrid>
      <w:tr w:rsidR="003862AC" w:rsidRPr="00752427" w14:paraId="69296C02" w14:textId="77777777" w:rsidTr="00A37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vMerge w:val="restart"/>
            <w:shd w:val="clear" w:color="auto" w:fill="F2F2F2"/>
            <w:vAlign w:val="center"/>
          </w:tcPr>
          <w:p w14:paraId="6B439F4B" w14:textId="41ED6FCE" w:rsidR="003862AC" w:rsidRPr="00752427" w:rsidRDefault="003862AC" w:rsidP="00231A4F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sz w:val="18"/>
                <w:szCs w:val="18"/>
              </w:rPr>
              <w:t xml:space="preserve">Deleterious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P</w:t>
            </w:r>
            <w:r w:rsidRPr="00752427">
              <w:rPr>
                <w:rFonts w:asciiTheme="majorHAnsi" w:hAnsiTheme="majorHAnsi" w:cstheme="majorHAnsi"/>
                <w:sz w:val="18"/>
                <w:szCs w:val="18"/>
              </w:rPr>
              <w:t>redict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or Concordance</w:t>
            </w:r>
          </w:p>
        </w:tc>
        <w:tc>
          <w:tcPr>
            <w:tcW w:w="1154" w:type="dxa"/>
            <w:vMerge w:val="restart"/>
            <w:shd w:val="clear" w:color="auto" w:fill="F2F2F2"/>
            <w:vAlign w:val="center"/>
          </w:tcPr>
          <w:p w14:paraId="4CFEC320" w14:textId="0991C5E2" w:rsidR="003862AC" w:rsidRPr="00752427" w:rsidRDefault="003862AC" w:rsidP="006114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Total number</w:t>
            </w:r>
            <w:r w:rsidR="006114B3">
              <w:rPr>
                <w:rFonts w:asciiTheme="majorHAnsi" w:hAnsiTheme="majorHAnsi" w:cstheme="majorHAnsi"/>
                <w:sz w:val="18"/>
                <w:szCs w:val="18"/>
              </w:rPr>
              <w:t xml:space="preserve"> of variants</w:t>
            </w:r>
          </w:p>
        </w:tc>
        <w:tc>
          <w:tcPr>
            <w:tcW w:w="8505" w:type="dxa"/>
            <w:gridSpan w:val="6"/>
            <w:shd w:val="clear" w:color="auto" w:fill="F2F2F2"/>
          </w:tcPr>
          <w:p w14:paraId="0DB80F23" w14:textId="583D915F" w:rsidR="003862AC" w:rsidRPr="00752427" w:rsidRDefault="003862AC" w:rsidP="00835332">
            <w:pPr>
              <w:ind w:left="720" w:hanging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752427">
              <w:rPr>
                <w:rFonts w:asciiTheme="majorHAnsi" w:hAnsiTheme="majorHAnsi" w:cstheme="majorHAnsi"/>
                <w:sz w:val="18"/>
                <w:szCs w:val="18"/>
              </w:rPr>
              <w:t>ClinVar</w:t>
            </w:r>
            <w:proofErr w:type="spellEnd"/>
            <w:r w:rsidRPr="00752427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Significance A</w:t>
            </w:r>
            <w:r w:rsidRPr="00752427">
              <w:rPr>
                <w:rFonts w:asciiTheme="majorHAnsi" w:hAnsiTheme="majorHAnsi" w:cstheme="majorHAnsi"/>
                <w:sz w:val="18"/>
                <w:szCs w:val="18"/>
              </w:rPr>
              <w:t>nnotation</w:t>
            </w:r>
          </w:p>
        </w:tc>
      </w:tr>
      <w:tr w:rsidR="003862AC" w:rsidRPr="00752427" w14:paraId="596C3659" w14:textId="77777777" w:rsidTr="00A37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vMerge/>
            <w:shd w:val="clear" w:color="auto" w:fill="F2F2F2"/>
          </w:tcPr>
          <w:p w14:paraId="29643577" w14:textId="44836FEB" w:rsidR="003862AC" w:rsidRPr="00752427" w:rsidRDefault="003862AC" w:rsidP="00231A4F">
            <w:pPr>
              <w:ind w:left="720" w:hanging="72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154" w:type="dxa"/>
            <w:vMerge/>
            <w:shd w:val="clear" w:color="auto" w:fill="F2F2F2"/>
          </w:tcPr>
          <w:p w14:paraId="176822DE" w14:textId="77777777" w:rsidR="003862AC" w:rsidRPr="00752427" w:rsidRDefault="003862AC" w:rsidP="00322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F2F2F2"/>
          </w:tcPr>
          <w:p w14:paraId="0463CE95" w14:textId="649085C1" w:rsidR="003862AC" w:rsidRPr="00752427" w:rsidRDefault="003862AC" w:rsidP="00322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Benign or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l</w:t>
            </w: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>ikely benign</w:t>
            </w:r>
          </w:p>
        </w:tc>
        <w:tc>
          <w:tcPr>
            <w:tcW w:w="1276" w:type="dxa"/>
            <w:shd w:val="clear" w:color="auto" w:fill="F2F2F2"/>
          </w:tcPr>
          <w:p w14:paraId="03F8CE06" w14:textId="7A1C53FD" w:rsidR="003862AC" w:rsidRPr="00752427" w:rsidRDefault="003862AC" w:rsidP="00CD7B74">
            <w:pPr>
              <w:ind w:left="720" w:hanging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>Conflicting</w:t>
            </w:r>
          </w:p>
        </w:tc>
        <w:tc>
          <w:tcPr>
            <w:tcW w:w="1276" w:type="dxa"/>
            <w:shd w:val="clear" w:color="auto" w:fill="F2F2F2"/>
          </w:tcPr>
          <w:p w14:paraId="7B046FE0" w14:textId="46CEC770" w:rsidR="003862AC" w:rsidRPr="00752427" w:rsidRDefault="003862AC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>Uncertain</w:t>
            </w:r>
          </w:p>
        </w:tc>
        <w:tc>
          <w:tcPr>
            <w:tcW w:w="1417" w:type="dxa"/>
            <w:shd w:val="clear" w:color="auto" w:fill="F2F2F2"/>
          </w:tcPr>
          <w:p w14:paraId="7444F150" w14:textId="623C68A7" w:rsidR="003862AC" w:rsidRPr="00752427" w:rsidRDefault="003862AC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>Unknown</w:t>
            </w:r>
          </w:p>
        </w:tc>
        <w:tc>
          <w:tcPr>
            <w:tcW w:w="1276" w:type="dxa"/>
            <w:shd w:val="clear" w:color="auto" w:fill="F2F2F2"/>
          </w:tcPr>
          <w:p w14:paraId="0A4722AB" w14:textId="0ECD3F89" w:rsidR="003862AC" w:rsidRPr="00752427" w:rsidRDefault="003862AC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Novel</w:t>
            </w:r>
          </w:p>
        </w:tc>
        <w:tc>
          <w:tcPr>
            <w:tcW w:w="1559" w:type="dxa"/>
            <w:shd w:val="clear" w:color="auto" w:fill="F2F2F2"/>
          </w:tcPr>
          <w:p w14:paraId="13EA7D88" w14:textId="7C775D67" w:rsidR="003862AC" w:rsidRPr="00752427" w:rsidRDefault="003862AC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752427">
              <w:rPr>
                <w:rFonts w:asciiTheme="majorHAnsi" w:hAnsiTheme="majorHAnsi" w:cstheme="majorHAnsi"/>
                <w:b/>
                <w:sz w:val="18"/>
                <w:szCs w:val="18"/>
              </w:rPr>
              <w:t>Pathogenic or likely pathogenic</w:t>
            </w:r>
          </w:p>
        </w:tc>
      </w:tr>
      <w:tr w:rsidR="003862AC" w:rsidRPr="00752427" w14:paraId="77708E7E" w14:textId="77777777" w:rsidTr="00A37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276DD7B0" w14:textId="3B34D201" w:rsidR="003862AC" w:rsidRPr="00752427" w:rsidRDefault="00927C95" w:rsidP="00231A4F">
            <w:pPr>
              <w:jc w:val="center"/>
              <w:rPr>
                <w:rFonts w:asciiTheme="majorHAnsi" w:hAnsiTheme="majorHAnsi" w:cstheme="majorHAnsi"/>
                <w:b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 w:val="0"/>
                <w:sz w:val="18"/>
                <w:szCs w:val="18"/>
              </w:rPr>
              <w:t>3 / 5</w:t>
            </w:r>
          </w:p>
        </w:tc>
        <w:tc>
          <w:tcPr>
            <w:tcW w:w="1154" w:type="dxa"/>
          </w:tcPr>
          <w:p w14:paraId="71487B11" w14:textId="5F0E4FE2" w:rsidR="003862AC" w:rsidRDefault="00A66ACA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5</w:t>
            </w:r>
            <w:r w:rsidR="00B840A8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1701" w:type="dxa"/>
          </w:tcPr>
          <w:p w14:paraId="3BF84F3B" w14:textId="013E2746" w:rsidR="003862AC" w:rsidRPr="00752427" w:rsidRDefault="000E793B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  <w:r w:rsidR="000A54DA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14:paraId="40047189" w14:textId="55EB77B3" w:rsidR="003862AC" w:rsidRPr="00752427" w:rsidRDefault="00535610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1276" w:type="dxa"/>
          </w:tcPr>
          <w:p w14:paraId="05846C37" w14:textId="74A3E13F" w:rsidR="003862AC" w:rsidRPr="00752427" w:rsidRDefault="00535610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1417" w:type="dxa"/>
          </w:tcPr>
          <w:p w14:paraId="44382C7B" w14:textId="613A7052" w:rsidR="003862AC" w:rsidRPr="003910F0" w:rsidRDefault="00535610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276" w:type="dxa"/>
          </w:tcPr>
          <w:p w14:paraId="1F9CF27E" w14:textId="4473D466" w:rsidR="003862AC" w:rsidRDefault="00EF49E1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1559" w:type="dxa"/>
          </w:tcPr>
          <w:p w14:paraId="3A0F54DC" w14:textId="3BED836F" w:rsidR="003862AC" w:rsidRPr="00752427" w:rsidRDefault="00535610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</w:tr>
      <w:tr w:rsidR="003862AC" w:rsidRPr="00752427" w14:paraId="42D9F2FB" w14:textId="77777777" w:rsidTr="00A37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shd w:val="clear" w:color="auto" w:fill="F2F2F2"/>
          </w:tcPr>
          <w:p w14:paraId="34177069" w14:textId="7EFBDFFB" w:rsidR="003862AC" w:rsidRPr="00752427" w:rsidRDefault="00927C95" w:rsidP="00231A4F">
            <w:pPr>
              <w:jc w:val="center"/>
              <w:rPr>
                <w:rFonts w:asciiTheme="majorHAnsi" w:hAnsiTheme="majorHAnsi" w:cstheme="majorHAnsi"/>
                <w:b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 w:val="0"/>
                <w:sz w:val="18"/>
                <w:szCs w:val="18"/>
              </w:rPr>
              <w:t>4 / 5</w:t>
            </w:r>
          </w:p>
        </w:tc>
        <w:tc>
          <w:tcPr>
            <w:tcW w:w="1154" w:type="dxa"/>
          </w:tcPr>
          <w:p w14:paraId="73F0FBA5" w14:textId="7C072461" w:rsidR="003862AC" w:rsidRDefault="00B840A8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5</w:t>
            </w:r>
            <w:r w:rsidR="00EE3CAB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1701" w:type="dxa"/>
          </w:tcPr>
          <w:p w14:paraId="024030B5" w14:textId="585E4987" w:rsidR="003862AC" w:rsidRPr="00752427" w:rsidRDefault="000A54D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276" w:type="dxa"/>
          </w:tcPr>
          <w:p w14:paraId="73994AF2" w14:textId="23165F0D" w:rsidR="003862AC" w:rsidRPr="00752427" w:rsidRDefault="000A54D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1276" w:type="dxa"/>
          </w:tcPr>
          <w:p w14:paraId="5ADD12C9" w14:textId="41938D91" w:rsidR="003862AC" w:rsidRPr="00752427" w:rsidRDefault="000A54D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1417" w:type="dxa"/>
          </w:tcPr>
          <w:p w14:paraId="6E2696F0" w14:textId="4DC36414" w:rsidR="003862AC" w:rsidRPr="003910F0" w:rsidRDefault="000A54D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276" w:type="dxa"/>
          </w:tcPr>
          <w:p w14:paraId="6823A2CB" w14:textId="1481662A" w:rsidR="003862AC" w:rsidRDefault="0043352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1559" w:type="dxa"/>
          </w:tcPr>
          <w:p w14:paraId="597960EF" w14:textId="3700E291" w:rsidR="003862AC" w:rsidRPr="00752427" w:rsidRDefault="000A54DA" w:rsidP="00CD7B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</w:tr>
      <w:tr w:rsidR="003862AC" w:rsidRPr="00752427" w14:paraId="3DDA6ABB" w14:textId="77777777" w:rsidTr="00A37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3E4B5602" w14:textId="46146D84" w:rsidR="003862AC" w:rsidRPr="00752427" w:rsidRDefault="00927C95" w:rsidP="00231A4F">
            <w:pPr>
              <w:jc w:val="center"/>
              <w:rPr>
                <w:rFonts w:asciiTheme="majorHAnsi" w:hAnsiTheme="majorHAnsi" w:cstheme="majorHAnsi"/>
                <w:b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 w:val="0"/>
                <w:sz w:val="18"/>
                <w:szCs w:val="18"/>
              </w:rPr>
              <w:t>5</w:t>
            </w:r>
            <w:r w:rsidR="003862AC" w:rsidRPr="00752427">
              <w:rPr>
                <w:rFonts w:asciiTheme="majorHAnsi" w:hAnsiTheme="majorHAnsi" w:cstheme="majorHAnsi"/>
                <w:b w:val="0"/>
                <w:sz w:val="18"/>
                <w:szCs w:val="18"/>
              </w:rPr>
              <w:t xml:space="preserve"> /</w:t>
            </w:r>
            <w:r>
              <w:rPr>
                <w:rFonts w:asciiTheme="majorHAnsi" w:hAnsiTheme="majorHAnsi" w:cstheme="majorHAnsi"/>
                <w:b w:val="0"/>
                <w:sz w:val="18"/>
                <w:szCs w:val="18"/>
              </w:rPr>
              <w:t xml:space="preserve"> 5</w:t>
            </w:r>
          </w:p>
        </w:tc>
        <w:tc>
          <w:tcPr>
            <w:tcW w:w="1154" w:type="dxa"/>
          </w:tcPr>
          <w:p w14:paraId="449148AC" w14:textId="6CE71F93" w:rsidR="003862AC" w:rsidRDefault="000A54DA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69</w:t>
            </w:r>
          </w:p>
        </w:tc>
        <w:tc>
          <w:tcPr>
            <w:tcW w:w="1701" w:type="dxa"/>
          </w:tcPr>
          <w:p w14:paraId="6B2F67DC" w14:textId="46E2E03F" w:rsidR="003862AC" w:rsidRPr="00752427" w:rsidRDefault="00024E99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1276" w:type="dxa"/>
          </w:tcPr>
          <w:p w14:paraId="14B05AA9" w14:textId="05CD456A" w:rsidR="003862AC" w:rsidRPr="00752427" w:rsidRDefault="00526707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14:paraId="4C92C30F" w14:textId="3B4566BA" w:rsidR="003862AC" w:rsidRPr="00752427" w:rsidRDefault="00526707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1417" w:type="dxa"/>
          </w:tcPr>
          <w:p w14:paraId="35520319" w14:textId="6131FAF5" w:rsidR="003862AC" w:rsidRPr="003910F0" w:rsidRDefault="00526707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14:paraId="5B705854" w14:textId="156332DD" w:rsidR="003862AC" w:rsidRDefault="00526707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1559" w:type="dxa"/>
          </w:tcPr>
          <w:p w14:paraId="264D9819" w14:textId="20614E52" w:rsidR="003862AC" w:rsidRPr="00752427" w:rsidRDefault="00526707" w:rsidP="00CD7B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</w:tr>
    </w:tbl>
    <w:p w14:paraId="3224DFE6" w14:textId="77777777" w:rsidR="00023696" w:rsidRDefault="00023696"/>
    <w:p w14:paraId="1F7760F4" w14:textId="0AF3C741" w:rsidR="00AB3A64" w:rsidRDefault="00AB3A64">
      <w:pPr>
        <w:sectPr w:rsidR="00AB3A64" w:rsidSect="008835DC">
          <w:pgSz w:w="16840" w:h="11900" w:orient="landscape"/>
          <w:pgMar w:top="1797" w:right="1440" w:bottom="1797" w:left="1440" w:header="709" w:footer="709" w:gutter="0"/>
          <w:cols w:space="708"/>
          <w:docGrid w:linePitch="360"/>
        </w:sectPr>
      </w:pPr>
    </w:p>
    <w:p w14:paraId="68E5FE48" w14:textId="2D274F93" w:rsidR="00EB3918" w:rsidRDefault="00EB3918" w:rsidP="00EB3918">
      <w:pPr>
        <w:widowControl w:val="0"/>
        <w:autoSpaceDE w:val="0"/>
        <w:autoSpaceDN w:val="0"/>
        <w:adjustRightInd w:val="0"/>
        <w:spacing w:after="240"/>
        <w:jc w:val="both"/>
      </w:pPr>
      <w:r w:rsidRPr="006B3FF1">
        <w:lastRenderedPageBreak/>
        <w:t xml:space="preserve">Table </w:t>
      </w:r>
      <w:r w:rsidR="00C60384">
        <w:t>2</w:t>
      </w:r>
      <w:r w:rsidRPr="006B3FF1">
        <w:t xml:space="preserve">: </w:t>
      </w:r>
      <w:r w:rsidR="00CE4F96">
        <w:t>Variant</w:t>
      </w:r>
      <w:r w:rsidRPr="006B3FF1">
        <w:t xml:space="preserve">s in </w:t>
      </w:r>
      <w:r w:rsidR="005D2826">
        <w:t xml:space="preserve">high and </w:t>
      </w:r>
      <w:r>
        <w:t xml:space="preserve">medium penetrance </w:t>
      </w:r>
      <w:r w:rsidRPr="006B3FF1">
        <w:t>genes associated with an increased susceptibility to breast cancer</w:t>
      </w:r>
      <w:r>
        <w:t xml:space="preserve">. </w:t>
      </w:r>
      <w:r w:rsidR="005A23C8">
        <w:t xml:space="preserve">Only </w:t>
      </w:r>
      <w:r w:rsidR="005A23C8">
        <w:rPr>
          <w:color w:val="000000" w:themeColor="text1"/>
        </w:rPr>
        <w:t xml:space="preserve">significantly disruptive </w:t>
      </w:r>
      <w:r w:rsidR="00CE4F96">
        <w:rPr>
          <w:color w:val="000000" w:themeColor="text1"/>
        </w:rPr>
        <w:t>variant</w:t>
      </w:r>
      <w:r w:rsidR="005A23C8">
        <w:rPr>
          <w:color w:val="000000" w:themeColor="text1"/>
        </w:rPr>
        <w:t xml:space="preserve"> types (</w:t>
      </w:r>
      <w:proofErr w:type="spellStart"/>
      <w:r w:rsidR="005A23C8">
        <w:rPr>
          <w:color w:val="000000" w:themeColor="text1"/>
        </w:rPr>
        <w:t>eg.</w:t>
      </w:r>
      <w:proofErr w:type="spellEnd"/>
      <w:r w:rsidR="005A23C8">
        <w:rPr>
          <w:color w:val="000000" w:themeColor="text1"/>
        </w:rPr>
        <w:t xml:space="preserve"> stop gained or frameshift variants) or </w:t>
      </w:r>
      <w:r w:rsidR="00CE4F96">
        <w:rPr>
          <w:color w:val="000000" w:themeColor="text1"/>
        </w:rPr>
        <w:t>variant</w:t>
      </w:r>
      <w:r w:rsidR="005A23C8">
        <w:rPr>
          <w:color w:val="000000" w:themeColor="text1"/>
        </w:rPr>
        <w:t xml:space="preserve">s with interesting </w:t>
      </w:r>
      <w:proofErr w:type="spellStart"/>
      <w:r w:rsidR="005A23C8">
        <w:rPr>
          <w:color w:val="000000" w:themeColor="text1"/>
        </w:rPr>
        <w:t>ClinVar</w:t>
      </w:r>
      <w:proofErr w:type="spellEnd"/>
      <w:r w:rsidR="005A23C8">
        <w:rPr>
          <w:color w:val="000000" w:themeColor="text1"/>
        </w:rPr>
        <w:t xml:space="preserve"> significance annotation effects are reported here</w:t>
      </w:r>
      <w:r w:rsidR="00C60384" w:rsidRPr="00C60384">
        <w:t xml:space="preserve"> </w:t>
      </w:r>
      <w:r w:rsidR="00C60384">
        <w:t>(transcript 2 is provided in brackets for BRCA1 for historical reasons).</w:t>
      </w:r>
    </w:p>
    <w:tbl>
      <w:tblPr>
        <w:tblStyle w:val="PlainTable1"/>
        <w:tblW w:w="14142" w:type="dxa"/>
        <w:tblLayout w:type="fixed"/>
        <w:tblLook w:val="04A0" w:firstRow="1" w:lastRow="0" w:firstColumn="1" w:lastColumn="0" w:noHBand="0" w:noVBand="1"/>
      </w:tblPr>
      <w:tblGrid>
        <w:gridCol w:w="817"/>
        <w:gridCol w:w="738"/>
        <w:gridCol w:w="1559"/>
        <w:gridCol w:w="709"/>
        <w:gridCol w:w="2835"/>
        <w:gridCol w:w="2409"/>
        <w:gridCol w:w="1701"/>
        <w:gridCol w:w="1276"/>
        <w:gridCol w:w="2098"/>
      </w:tblGrid>
      <w:tr w:rsidR="00B34E1D" w:rsidRPr="00892538" w14:paraId="6A745ADF" w14:textId="42C52C02" w:rsidTr="00B51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  <w:hideMark/>
          </w:tcPr>
          <w:p w14:paraId="5A58F7B5" w14:textId="3C0FF6E0" w:rsidR="00B34E1D" w:rsidRPr="00892538" w:rsidRDefault="00B34E1D" w:rsidP="00B34E1D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Patient</w:t>
            </w:r>
          </w:p>
        </w:tc>
        <w:tc>
          <w:tcPr>
            <w:tcW w:w="738" w:type="dxa"/>
            <w:noWrap/>
            <w:hideMark/>
          </w:tcPr>
          <w:p w14:paraId="2223B5A5" w14:textId="56A45B10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Age</w:t>
            </w:r>
          </w:p>
        </w:tc>
        <w:tc>
          <w:tcPr>
            <w:tcW w:w="1559" w:type="dxa"/>
            <w:noWrap/>
            <w:hideMark/>
          </w:tcPr>
          <w:p w14:paraId="4EFC3B14" w14:textId="75A61573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Position</w:t>
            </w:r>
          </w:p>
        </w:tc>
        <w:tc>
          <w:tcPr>
            <w:tcW w:w="709" w:type="dxa"/>
            <w:noWrap/>
            <w:hideMark/>
          </w:tcPr>
          <w:p w14:paraId="3D735AB0" w14:textId="1941E1A8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Gene Symbol</w:t>
            </w:r>
          </w:p>
        </w:tc>
        <w:tc>
          <w:tcPr>
            <w:tcW w:w="2835" w:type="dxa"/>
            <w:noWrap/>
            <w:hideMark/>
          </w:tcPr>
          <w:p w14:paraId="0D6AE569" w14:textId="7254A3B8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HGVSc</w:t>
            </w:r>
            <w:proofErr w:type="spellEnd"/>
          </w:p>
        </w:tc>
        <w:tc>
          <w:tcPr>
            <w:tcW w:w="2409" w:type="dxa"/>
            <w:noWrap/>
            <w:hideMark/>
          </w:tcPr>
          <w:p w14:paraId="58EFADF5" w14:textId="586F6DE3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HGVSp</w:t>
            </w:r>
            <w:proofErr w:type="spellEnd"/>
          </w:p>
        </w:tc>
        <w:tc>
          <w:tcPr>
            <w:tcW w:w="1701" w:type="dxa"/>
            <w:noWrap/>
            <w:hideMark/>
          </w:tcPr>
          <w:p w14:paraId="7DF16E69" w14:textId="772B0FF1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Variant 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br/>
              <w:t>Category</w:t>
            </w:r>
          </w:p>
        </w:tc>
        <w:tc>
          <w:tcPr>
            <w:tcW w:w="1276" w:type="dxa"/>
          </w:tcPr>
          <w:p w14:paraId="3225AD41" w14:textId="52FD24C1" w:rsidR="00B34E1D" w:rsidRPr="00892538" w:rsidRDefault="00B34E1D" w:rsidP="00B34E1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dbSNP</w:t>
            </w:r>
            <w:proofErr w:type="spellEnd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ID</w:t>
            </w:r>
          </w:p>
        </w:tc>
        <w:tc>
          <w:tcPr>
            <w:tcW w:w="2098" w:type="dxa"/>
          </w:tcPr>
          <w:p w14:paraId="21362172" w14:textId="135BE98D" w:rsidR="00B34E1D" w:rsidRPr="00892538" w:rsidRDefault="00B34E1D" w:rsidP="00B34E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ClinVar</w:t>
            </w:r>
            <w:proofErr w:type="spellEnd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Significance</w:t>
            </w:r>
          </w:p>
        </w:tc>
      </w:tr>
      <w:tr w:rsidR="00C60384" w:rsidRPr="00892538" w14:paraId="29E129E2" w14:textId="34ADC84A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D9B5B70" w14:textId="5CF120B6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BRB264</w:t>
            </w:r>
          </w:p>
        </w:tc>
        <w:tc>
          <w:tcPr>
            <w:tcW w:w="738" w:type="dxa"/>
            <w:noWrap/>
          </w:tcPr>
          <w:p w14:paraId="16307F22" w14:textId="4DD1EED6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42:3</w:t>
            </w:r>
          </w:p>
        </w:tc>
        <w:tc>
          <w:tcPr>
            <w:tcW w:w="1559" w:type="dxa"/>
            <w:noWrap/>
          </w:tcPr>
          <w:p w14:paraId="117C1718" w14:textId="09C462DC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chr17:41215947</w:t>
            </w:r>
          </w:p>
        </w:tc>
        <w:tc>
          <w:tcPr>
            <w:tcW w:w="709" w:type="dxa"/>
            <w:noWrap/>
          </w:tcPr>
          <w:p w14:paraId="5BF8D79A" w14:textId="4E11409A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151FDEF6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NM_007300.3:c.5159G&gt;A</w:t>
            </w:r>
          </w:p>
          <w:p w14:paraId="02B9399F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(NM_007294.3:c.5096G&gt;A)</w:t>
            </w:r>
          </w:p>
          <w:p w14:paraId="74741465" w14:textId="06E83402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4A13626D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NP_009231.2:p.Arg1720Gln</w:t>
            </w:r>
          </w:p>
          <w:p w14:paraId="64B3BC53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 Arg1699Gln)</w:t>
            </w:r>
          </w:p>
          <w:p w14:paraId="243F64A6" w14:textId="16E4295C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1701" w:type="dxa"/>
            <w:noWrap/>
          </w:tcPr>
          <w:p w14:paraId="2F04F4D2" w14:textId="3B2302F2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6C30DED3" w14:textId="0B349991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rs41293459</w:t>
            </w:r>
          </w:p>
        </w:tc>
        <w:tc>
          <w:tcPr>
            <w:tcW w:w="2098" w:type="dxa"/>
          </w:tcPr>
          <w:p w14:paraId="09E9895D" w14:textId="0ED28B91" w:rsidR="00C60384" w:rsidRPr="00892538" w:rsidRDefault="001306EB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4BB3A19D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D20C04C" w14:textId="65879CFB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BRB143</w:t>
            </w:r>
          </w:p>
        </w:tc>
        <w:tc>
          <w:tcPr>
            <w:tcW w:w="738" w:type="dxa"/>
            <w:noWrap/>
          </w:tcPr>
          <w:p w14:paraId="6C7E19FE" w14:textId="379AC1D9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42:0</w:t>
            </w:r>
          </w:p>
        </w:tc>
        <w:tc>
          <w:tcPr>
            <w:tcW w:w="1559" w:type="dxa"/>
            <w:noWrap/>
          </w:tcPr>
          <w:p w14:paraId="3CB8252D" w14:textId="1C4FA148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chr17:41223249</w:t>
            </w:r>
          </w:p>
        </w:tc>
        <w:tc>
          <w:tcPr>
            <w:tcW w:w="709" w:type="dxa"/>
            <w:noWrap/>
          </w:tcPr>
          <w:p w14:paraId="7F770B95" w14:textId="1691BD0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2C06F824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NM_007300.3:c.4745C&gt;T</w:t>
            </w:r>
          </w:p>
          <w:p w14:paraId="150443F9" w14:textId="225C821C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(NM_007294.3:c.4682C&gt;T)</w:t>
            </w:r>
          </w:p>
        </w:tc>
        <w:tc>
          <w:tcPr>
            <w:tcW w:w="2409" w:type="dxa"/>
            <w:noWrap/>
          </w:tcPr>
          <w:p w14:paraId="661B586F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NP_009231.2:p.Thr1582Ile</w:t>
            </w:r>
          </w:p>
          <w:p w14:paraId="421C7FA1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(NP_009225.1:p.Thr1561Ile)</w:t>
            </w:r>
          </w:p>
          <w:p w14:paraId="5FB07036" w14:textId="60ACF40C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1701" w:type="dxa"/>
            <w:noWrap/>
          </w:tcPr>
          <w:p w14:paraId="0ECDAFC5" w14:textId="255A0D20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03DCDE7A" w14:textId="0CACC272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rs56158747</w:t>
            </w:r>
          </w:p>
        </w:tc>
        <w:tc>
          <w:tcPr>
            <w:tcW w:w="2098" w:type="dxa"/>
          </w:tcPr>
          <w:p w14:paraId="4B4FB3DA" w14:textId="1F76A53C" w:rsidR="00C60384" w:rsidRPr="00892538" w:rsidRDefault="002E68CF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69ED5642" w14:textId="5F477D64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E1085DD" w14:textId="0C1299E9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BRB146</w:t>
            </w:r>
          </w:p>
        </w:tc>
        <w:tc>
          <w:tcPr>
            <w:tcW w:w="738" w:type="dxa"/>
            <w:noWrap/>
          </w:tcPr>
          <w:p w14:paraId="1AEC430F" w14:textId="69330000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52:2</w:t>
            </w:r>
          </w:p>
        </w:tc>
        <w:tc>
          <w:tcPr>
            <w:tcW w:w="1559" w:type="dxa"/>
            <w:noWrap/>
          </w:tcPr>
          <w:p w14:paraId="74D54CC5" w14:textId="1B296FF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chr17:41223249</w:t>
            </w:r>
          </w:p>
        </w:tc>
        <w:tc>
          <w:tcPr>
            <w:tcW w:w="709" w:type="dxa"/>
            <w:noWrap/>
          </w:tcPr>
          <w:p w14:paraId="35EF15DB" w14:textId="195EDE34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15F3212F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NM_007300.3:c.4745C&gt;T</w:t>
            </w:r>
          </w:p>
          <w:p w14:paraId="2B4CB628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(NM_007294.3:c.4682C&gt;T)</w:t>
            </w:r>
          </w:p>
          <w:p w14:paraId="302648CD" w14:textId="677F33CD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26F01F74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NP_009231.2:p.Thr1582Ile</w:t>
            </w:r>
          </w:p>
          <w:p w14:paraId="47C3BCEF" w14:textId="64F37EC1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(NP_009225.1:p.Thr1561Ile)</w:t>
            </w:r>
          </w:p>
        </w:tc>
        <w:tc>
          <w:tcPr>
            <w:tcW w:w="1701" w:type="dxa"/>
            <w:noWrap/>
          </w:tcPr>
          <w:p w14:paraId="3B33FC35" w14:textId="3734514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545F5FDC" w14:textId="54393040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rs56158747</w:t>
            </w:r>
          </w:p>
        </w:tc>
        <w:tc>
          <w:tcPr>
            <w:tcW w:w="2098" w:type="dxa"/>
          </w:tcPr>
          <w:p w14:paraId="54A23F8A" w14:textId="11BE4307" w:rsidR="00C60384" w:rsidRPr="00892538" w:rsidRDefault="002E68CF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2E67E34A" w14:textId="6F6C85A5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51130BED" w14:textId="36E2DD2E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BRB28</w:t>
            </w:r>
          </w:p>
        </w:tc>
        <w:tc>
          <w:tcPr>
            <w:tcW w:w="738" w:type="dxa"/>
            <w:noWrap/>
          </w:tcPr>
          <w:p w14:paraId="62BD56CA" w14:textId="57ADBF30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29:4</w:t>
            </w:r>
          </w:p>
        </w:tc>
        <w:tc>
          <w:tcPr>
            <w:tcW w:w="1559" w:type="dxa"/>
            <w:noWrap/>
          </w:tcPr>
          <w:p w14:paraId="14B77F78" w14:textId="09CB6754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chr17:41223249</w:t>
            </w:r>
          </w:p>
        </w:tc>
        <w:tc>
          <w:tcPr>
            <w:tcW w:w="709" w:type="dxa"/>
            <w:noWrap/>
          </w:tcPr>
          <w:p w14:paraId="5EA1CA47" w14:textId="6C21E179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5B648DD1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NM_007300.3:c.4745C&gt;T</w:t>
            </w:r>
          </w:p>
          <w:p w14:paraId="3BA16211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(NM_007294.3:c.4682C&gt;T)</w:t>
            </w:r>
          </w:p>
          <w:p w14:paraId="7FD9DBA8" w14:textId="6AD3D378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4F467AB3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NP_009231.2:p.Thr1582Ile</w:t>
            </w:r>
          </w:p>
          <w:p w14:paraId="63CCC260" w14:textId="5DDE0C2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(NP_009225.1:p.Thr1561Ile)</w:t>
            </w:r>
          </w:p>
        </w:tc>
        <w:tc>
          <w:tcPr>
            <w:tcW w:w="1701" w:type="dxa"/>
            <w:noWrap/>
          </w:tcPr>
          <w:p w14:paraId="4149D0F0" w14:textId="2A9CC5D4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47E16EE3" w14:textId="44119C4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rs56158747</w:t>
            </w:r>
          </w:p>
        </w:tc>
        <w:tc>
          <w:tcPr>
            <w:tcW w:w="2098" w:type="dxa"/>
          </w:tcPr>
          <w:p w14:paraId="314FF617" w14:textId="5C0CD07F" w:rsidR="00C60384" w:rsidRPr="00892538" w:rsidRDefault="002E68CF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40F03F61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51FD84F9" w14:textId="1B220000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BRB42</w:t>
            </w:r>
          </w:p>
        </w:tc>
        <w:tc>
          <w:tcPr>
            <w:tcW w:w="738" w:type="dxa"/>
            <w:noWrap/>
          </w:tcPr>
          <w:p w14:paraId="05E32365" w14:textId="3C8C7820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49:11</w:t>
            </w:r>
          </w:p>
        </w:tc>
        <w:tc>
          <w:tcPr>
            <w:tcW w:w="1559" w:type="dxa"/>
            <w:noWrap/>
          </w:tcPr>
          <w:p w14:paraId="75D1927C" w14:textId="5627240F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chr17:41223249</w:t>
            </w:r>
          </w:p>
        </w:tc>
        <w:tc>
          <w:tcPr>
            <w:tcW w:w="709" w:type="dxa"/>
            <w:noWrap/>
          </w:tcPr>
          <w:p w14:paraId="03ED931D" w14:textId="15D827B1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2247969A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NM_007300.3:c.4745C&gt;T</w:t>
            </w:r>
          </w:p>
          <w:p w14:paraId="2F694FEA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(NM_007294.3:c.4682C&gt;T)</w:t>
            </w:r>
          </w:p>
          <w:p w14:paraId="4C3180F2" w14:textId="2077781C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7DD2B35C" w14:textId="7777777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NP_009231.2:p.Thr1582Ile</w:t>
            </w:r>
          </w:p>
          <w:p w14:paraId="222CB3B6" w14:textId="1737D32D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(NP_009225.1:p.Thr1561Ile)</w:t>
            </w:r>
          </w:p>
        </w:tc>
        <w:tc>
          <w:tcPr>
            <w:tcW w:w="1701" w:type="dxa"/>
            <w:noWrap/>
          </w:tcPr>
          <w:p w14:paraId="27F700E5" w14:textId="326A6AA7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49EA185F" w14:textId="527EEC12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rs56158747</w:t>
            </w:r>
          </w:p>
        </w:tc>
        <w:tc>
          <w:tcPr>
            <w:tcW w:w="2098" w:type="dxa"/>
          </w:tcPr>
          <w:p w14:paraId="34B5E3C8" w14:textId="1EA0E06A" w:rsidR="00C60384" w:rsidRPr="00892538" w:rsidRDefault="002E68CF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25C0F26C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BC9FC9C" w14:textId="0F322B1A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BRB130</w:t>
            </w:r>
          </w:p>
        </w:tc>
        <w:tc>
          <w:tcPr>
            <w:tcW w:w="738" w:type="dxa"/>
            <w:noWrap/>
          </w:tcPr>
          <w:p w14:paraId="0EECE935" w14:textId="753D5B25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45:8</w:t>
            </w:r>
          </w:p>
        </w:tc>
        <w:tc>
          <w:tcPr>
            <w:tcW w:w="1559" w:type="dxa"/>
            <w:noWrap/>
          </w:tcPr>
          <w:p w14:paraId="31BB4589" w14:textId="6BEBAB35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chr17:41226499</w:t>
            </w:r>
          </w:p>
        </w:tc>
        <w:tc>
          <w:tcPr>
            <w:tcW w:w="709" w:type="dxa"/>
            <w:noWrap/>
          </w:tcPr>
          <w:p w14:paraId="786763D8" w14:textId="5BAE4B7D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BRCA1</w:t>
            </w:r>
          </w:p>
        </w:tc>
        <w:tc>
          <w:tcPr>
            <w:tcW w:w="2835" w:type="dxa"/>
            <w:noWrap/>
          </w:tcPr>
          <w:p w14:paraId="45B9F7D7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NM_007300.3:c.4587G&gt;A</w:t>
            </w:r>
          </w:p>
          <w:p w14:paraId="0A65DF4E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(NM_007294.3:c.4524G&gt;A)</w:t>
            </w:r>
          </w:p>
          <w:p w14:paraId="316E55D2" w14:textId="4892E076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54027818" w14:textId="7777777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NP_009231.2:p.Trp1529Ter</w:t>
            </w:r>
          </w:p>
          <w:p w14:paraId="70DF38F8" w14:textId="7DC60E0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(NP_009225.1:p.</w:t>
            </w:r>
            <w:r w:rsidRPr="00892538">
              <w:rPr>
                <w:sz w:val="18"/>
                <w:szCs w:val="18"/>
              </w:rPr>
              <w:t xml:space="preserve"> 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Trp1508Ter)</w:t>
            </w:r>
          </w:p>
        </w:tc>
        <w:tc>
          <w:tcPr>
            <w:tcW w:w="1701" w:type="dxa"/>
            <w:noWrap/>
          </w:tcPr>
          <w:p w14:paraId="3E998093" w14:textId="4A2E3D69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Stop gained</w:t>
            </w:r>
          </w:p>
        </w:tc>
        <w:tc>
          <w:tcPr>
            <w:tcW w:w="1276" w:type="dxa"/>
          </w:tcPr>
          <w:p w14:paraId="21E65242" w14:textId="166B8256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rs80356885 </w:t>
            </w:r>
          </w:p>
        </w:tc>
        <w:tc>
          <w:tcPr>
            <w:tcW w:w="2098" w:type="dxa"/>
          </w:tcPr>
          <w:p w14:paraId="1BEE7310" w14:textId="720A3845" w:rsidR="00C60384" w:rsidRPr="00892538" w:rsidRDefault="002E68CF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  <w:tr w:rsidR="00C60384" w:rsidRPr="00892538" w:rsidDel="003B3604" w14:paraId="3097C58C" w14:textId="013A1BD0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del w:id="28" w:author="Dewald Eygelaar" w:date="2019-03-05T00:1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EED0D6C" w14:textId="3F196611" w:rsidR="00C60384" w:rsidRPr="00892538" w:rsidDel="003B3604" w:rsidRDefault="00C60384" w:rsidP="00C60384">
            <w:pPr>
              <w:jc w:val="both"/>
              <w:rPr>
                <w:del w:id="29" w:author="Dewald Eygelaar" w:date="2019-03-05T00:11:00Z"/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del w:id="30" w:author="Dewald Eygelaar" w:date="2019-03-05T00:11:00Z">
              <w:r w:rsidRPr="00892538" w:rsidDel="003B3604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BRB233</w:delText>
              </w:r>
            </w:del>
          </w:p>
        </w:tc>
        <w:tc>
          <w:tcPr>
            <w:tcW w:w="738" w:type="dxa"/>
            <w:noWrap/>
          </w:tcPr>
          <w:p w14:paraId="2728AE5E" w14:textId="1DA113C8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1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32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41:1</w:delText>
              </w:r>
            </w:del>
          </w:p>
        </w:tc>
        <w:tc>
          <w:tcPr>
            <w:tcW w:w="1559" w:type="dxa"/>
            <w:noWrap/>
          </w:tcPr>
          <w:p w14:paraId="5EB62696" w14:textId="2F845861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3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34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chr17:41249297</w:delText>
              </w:r>
            </w:del>
          </w:p>
        </w:tc>
        <w:tc>
          <w:tcPr>
            <w:tcW w:w="709" w:type="dxa"/>
            <w:noWrap/>
          </w:tcPr>
          <w:p w14:paraId="0CF32B8D" w14:textId="3039E414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5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36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BRCA1</w:delText>
              </w:r>
            </w:del>
          </w:p>
        </w:tc>
        <w:tc>
          <w:tcPr>
            <w:tcW w:w="2835" w:type="dxa"/>
            <w:noWrap/>
          </w:tcPr>
          <w:p w14:paraId="2798A173" w14:textId="7D83B380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7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38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NM_007300.3:c.557C&gt;A</w:delText>
              </w:r>
            </w:del>
          </w:p>
          <w:p w14:paraId="257677A5" w14:textId="1326961A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9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40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(NM_007294.3:c.557C&gt;A)</w:delText>
              </w:r>
            </w:del>
          </w:p>
          <w:p w14:paraId="67DA78A4" w14:textId="4A59163F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1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3109684B" w14:textId="514E0F27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43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NP_009231.2:p.Ser186Tyr</w:delText>
              </w:r>
            </w:del>
          </w:p>
          <w:p w14:paraId="4353232A" w14:textId="6321670C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4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45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(NP_009225.1:p.Ser186Tyr)</w:delText>
              </w:r>
            </w:del>
          </w:p>
        </w:tc>
        <w:tc>
          <w:tcPr>
            <w:tcW w:w="1701" w:type="dxa"/>
            <w:noWrap/>
          </w:tcPr>
          <w:p w14:paraId="6778D833" w14:textId="760743E6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6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47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</w:delText>
              </w:r>
            </w:del>
          </w:p>
        </w:tc>
        <w:tc>
          <w:tcPr>
            <w:tcW w:w="1276" w:type="dxa"/>
          </w:tcPr>
          <w:p w14:paraId="220B037B" w14:textId="0C313ABE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8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49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rs55688530</w:delText>
              </w:r>
            </w:del>
          </w:p>
        </w:tc>
        <w:tc>
          <w:tcPr>
            <w:tcW w:w="2098" w:type="dxa"/>
          </w:tcPr>
          <w:p w14:paraId="1B914F31" w14:textId="4987FE78" w:rsidR="00C60384" w:rsidRPr="00892538" w:rsidDel="003B3604" w:rsidRDefault="002E68CF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50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51" w:author="Dewald Eygelaar" w:date="2019-03-05T00:11:00Z">
              <w:r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Benign</w:delText>
              </w:r>
            </w:del>
          </w:p>
        </w:tc>
      </w:tr>
      <w:tr w:rsidR="00C60384" w:rsidRPr="00892538" w:rsidDel="003B3604" w14:paraId="1422D3EC" w14:textId="64E35D91" w:rsidTr="00B51D3C">
        <w:trPr>
          <w:trHeight w:val="315"/>
          <w:del w:id="52" w:author="Dewald Eygelaar" w:date="2019-03-05T00:1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699B553" w14:textId="7CE61B7A" w:rsidR="00C60384" w:rsidRPr="00892538" w:rsidDel="003B3604" w:rsidRDefault="00C60384" w:rsidP="00C60384">
            <w:pPr>
              <w:jc w:val="both"/>
              <w:rPr>
                <w:del w:id="53" w:author="Dewald Eygelaar" w:date="2019-03-05T00:11:00Z"/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del w:id="54" w:author="Dewald Eygelaar" w:date="2019-03-05T00:11:00Z">
              <w:r w:rsidRPr="00892538" w:rsidDel="003B3604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BRB259</w:delText>
              </w:r>
            </w:del>
          </w:p>
        </w:tc>
        <w:tc>
          <w:tcPr>
            <w:tcW w:w="738" w:type="dxa"/>
            <w:noWrap/>
          </w:tcPr>
          <w:p w14:paraId="5E148422" w14:textId="320BCE6D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5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56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26:11</w:delText>
              </w:r>
            </w:del>
          </w:p>
        </w:tc>
        <w:tc>
          <w:tcPr>
            <w:tcW w:w="1559" w:type="dxa"/>
            <w:noWrap/>
          </w:tcPr>
          <w:p w14:paraId="541DEA2A" w14:textId="165DAA93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7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58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chr17:41249297</w:delText>
              </w:r>
            </w:del>
          </w:p>
        </w:tc>
        <w:tc>
          <w:tcPr>
            <w:tcW w:w="709" w:type="dxa"/>
            <w:noWrap/>
          </w:tcPr>
          <w:p w14:paraId="7FD5DAD8" w14:textId="2CA7FC10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9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60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BRCA1</w:delText>
              </w:r>
            </w:del>
          </w:p>
        </w:tc>
        <w:tc>
          <w:tcPr>
            <w:tcW w:w="2835" w:type="dxa"/>
            <w:noWrap/>
          </w:tcPr>
          <w:p w14:paraId="28636B67" w14:textId="4B98DBBD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62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NM_007300.3:c.557C&gt;A</w:delText>
              </w:r>
            </w:del>
          </w:p>
          <w:p w14:paraId="4A3999BD" w14:textId="2D3F06F8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64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(NM_007294.3:c.557C&gt;A)</w:delText>
              </w:r>
            </w:del>
          </w:p>
        </w:tc>
        <w:tc>
          <w:tcPr>
            <w:tcW w:w="2409" w:type="dxa"/>
            <w:noWrap/>
          </w:tcPr>
          <w:p w14:paraId="35FCB8DF" w14:textId="6F4D3FCA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5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66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NP_009231.2:p.Ser186Tyr</w:delText>
              </w:r>
            </w:del>
          </w:p>
          <w:p w14:paraId="1ECBB883" w14:textId="4F8573CB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7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68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(NP_009225.1:p.Ser186Tyr)</w:delText>
              </w:r>
            </w:del>
          </w:p>
        </w:tc>
        <w:tc>
          <w:tcPr>
            <w:tcW w:w="1701" w:type="dxa"/>
            <w:noWrap/>
          </w:tcPr>
          <w:p w14:paraId="08722CB2" w14:textId="2AF83A69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9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70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</w:delText>
              </w:r>
            </w:del>
          </w:p>
        </w:tc>
        <w:tc>
          <w:tcPr>
            <w:tcW w:w="1276" w:type="dxa"/>
          </w:tcPr>
          <w:p w14:paraId="100E6AC5" w14:textId="77730B56" w:rsidR="00C60384" w:rsidRPr="00892538" w:rsidDel="003B3604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1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72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rs55688530</w:delText>
              </w:r>
            </w:del>
          </w:p>
        </w:tc>
        <w:tc>
          <w:tcPr>
            <w:tcW w:w="2098" w:type="dxa"/>
          </w:tcPr>
          <w:p w14:paraId="4655849F" w14:textId="39F77229" w:rsidR="00C60384" w:rsidRPr="00892538" w:rsidDel="003B3604" w:rsidRDefault="002E68CF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3" w:author="Dewald Eygelaar" w:date="2019-03-05T00:11:00Z"/>
                <w:rFonts w:ascii="Calibri" w:hAnsi="Calibri" w:cs="Calibri"/>
                <w:color w:val="000000"/>
                <w:sz w:val="18"/>
                <w:szCs w:val="18"/>
              </w:rPr>
            </w:pPr>
            <w:del w:id="74" w:author="Dewald Eygelaar" w:date="2019-03-05T00:11:00Z">
              <w:r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Benign</w:delText>
              </w:r>
            </w:del>
          </w:p>
        </w:tc>
      </w:tr>
      <w:tr w:rsidR="00C60384" w:rsidRPr="00892538" w:rsidDel="003B3604" w14:paraId="3DA286E6" w14:textId="0534C629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del w:id="75" w:author="Dewald Eygelaar" w:date="2019-03-05T00:1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EB4E667" w14:textId="11FCF2C7" w:rsidR="00C60384" w:rsidRPr="00892538" w:rsidDel="003B3604" w:rsidRDefault="00C60384" w:rsidP="00C60384">
            <w:pPr>
              <w:jc w:val="both"/>
              <w:rPr>
                <w:del w:id="76" w:author="Dewald Eygelaar" w:date="2019-03-05T00:11:00Z"/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del w:id="77" w:author="Dewald Eygelaar" w:date="2019-03-05T00:11:00Z">
              <w:r w:rsidRPr="00892538" w:rsidDel="003B3604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BRB53</w:delText>
              </w:r>
            </w:del>
          </w:p>
        </w:tc>
        <w:tc>
          <w:tcPr>
            <w:tcW w:w="738" w:type="dxa"/>
            <w:noWrap/>
          </w:tcPr>
          <w:p w14:paraId="3CF7D72F" w14:textId="370325B4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78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79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43:5</w:delText>
              </w:r>
            </w:del>
          </w:p>
        </w:tc>
        <w:tc>
          <w:tcPr>
            <w:tcW w:w="1559" w:type="dxa"/>
            <w:noWrap/>
          </w:tcPr>
          <w:p w14:paraId="0B06F0C8" w14:textId="00F1A9D9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0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81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chr17:41249297</w:delText>
              </w:r>
            </w:del>
          </w:p>
        </w:tc>
        <w:tc>
          <w:tcPr>
            <w:tcW w:w="709" w:type="dxa"/>
            <w:noWrap/>
          </w:tcPr>
          <w:p w14:paraId="244FDFCE" w14:textId="714CDADE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2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83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BRCA1</w:delText>
              </w:r>
            </w:del>
          </w:p>
        </w:tc>
        <w:tc>
          <w:tcPr>
            <w:tcW w:w="2835" w:type="dxa"/>
            <w:noWrap/>
          </w:tcPr>
          <w:p w14:paraId="21C85A77" w14:textId="2F0A55A4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4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85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NM_007300.3:c.557C&gt;A</w:delText>
              </w:r>
            </w:del>
          </w:p>
          <w:p w14:paraId="1E435BAD" w14:textId="7C4C03E2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6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87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(NM_007294.3:c.557C&gt;A)</w:delText>
              </w:r>
            </w:del>
          </w:p>
          <w:p w14:paraId="2749AFB0" w14:textId="0B3DE74C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8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409" w:type="dxa"/>
            <w:noWrap/>
          </w:tcPr>
          <w:p w14:paraId="1A0645E2" w14:textId="6557638F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9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90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NP_009231.2:p.Ser186Tyr</w:delText>
              </w:r>
            </w:del>
          </w:p>
          <w:p w14:paraId="50E5C236" w14:textId="6C2E76B5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1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92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(NP_009225.1:p.Ser186Tyr)</w:delText>
              </w:r>
            </w:del>
          </w:p>
        </w:tc>
        <w:tc>
          <w:tcPr>
            <w:tcW w:w="1701" w:type="dxa"/>
            <w:noWrap/>
          </w:tcPr>
          <w:p w14:paraId="19587234" w14:textId="35450E56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3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94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</w:delText>
              </w:r>
            </w:del>
          </w:p>
        </w:tc>
        <w:tc>
          <w:tcPr>
            <w:tcW w:w="1276" w:type="dxa"/>
          </w:tcPr>
          <w:p w14:paraId="7121ED89" w14:textId="02DDE2A5" w:rsidR="00C60384" w:rsidRPr="00892538" w:rsidDel="003B3604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5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96" w:author="Dewald Eygelaar" w:date="2019-03-05T00:11:00Z">
              <w:r w:rsidRPr="00892538"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rs55688530</w:delText>
              </w:r>
            </w:del>
          </w:p>
        </w:tc>
        <w:tc>
          <w:tcPr>
            <w:tcW w:w="2098" w:type="dxa"/>
          </w:tcPr>
          <w:p w14:paraId="625EE23C" w14:textId="34F3BA09" w:rsidR="00C60384" w:rsidRPr="00892538" w:rsidDel="003B3604" w:rsidRDefault="002E68CF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7" w:author="Dewald Eygelaar" w:date="2019-03-05T00:11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98" w:author="Dewald Eygelaar" w:date="2019-03-05T00:11:00Z">
              <w:r w:rsidDel="003B3604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Benign</w:delText>
              </w:r>
            </w:del>
          </w:p>
        </w:tc>
      </w:tr>
      <w:tr w:rsidR="00C60384" w:rsidRPr="00892538" w14:paraId="4620B69D" w14:textId="6D1A0E8E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1F1DEF36" w14:textId="04B0430E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BRB290</w:t>
            </w:r>
          </w:p>
        </w:tc>
        <w:tc>
          <w:tcPr>
            <w:tcW w:w="738" w:type="dxa"/>
            <w:noWrap/>
          </w:tcPr>
          <w:p w14:paraId="5A6EB34C" w14:textId="71499E97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26:6</w:t>
            </w:r>
          </w:p>
        </w:tc>
        <w:tc>
          <w:tcPr>
            <w:tcW w:w="1559" w:type="dxa"/>
            <w:noWrap/>
          </w:tcPr>
          <w:p w14:paraId="63E14BCA" w14:textId="3055FD52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chr13:32914260</w:t>
            </w:r>
          </w:p>
        </w:tc>
        <w:tc>
          <w:tcPr>
            <w:tcW w:w="709" w:type="dxa"/>
            <w:noWrap/>
          </w:tcPr>
          <w:p w14:paraId="552574C6" w14:textId="5C0844BC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18FDBB74" w14:textId="2A660D2E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bookmarkStart w:id="99" w:name="_Hlk532368406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</w:t>
            </w:r>
            <w:bookmarkEnd w:id="99"/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:c.5771_5774del</w:t>
            </w:r>
          </w:p>
        </w:tc>
        <w:tc>
          <w:tcPr>
            <w:tcW w:w="2409" w:type="dxa"/>
            <w:noWrap/>
          </w:tcPr>
          <w:p w14:paraId="590D1DB7" w14:textId="309D978A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NP_000050.2:p.Ile1924ArgfsTer38</w:t>
            </w:r>
          </w:p>
        </w:tc>
        <w:tc>
          <w:tcPr>
            <w:tcW w:w="1701" w:type="dxa"/>
            <w:noWrap/>
          </w:tcPr>
          <w:p w14:paraId="6739E7BE" w14:textId="1B33D81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Frameshift variant</w:t>
            </w:r>
          </w:p>
        </w:tc>
        <w:tc>
          <w:tcPr>
            <w:tcW w:w="1276" w:type="dxa"/>
          </w:tcPr>
          <w:p w14:paraId="337C644D" w14:textId="282AC8A6" w:rsidR="00C60384" w:rsidRPr="00892538" w:rsidRDefault="008C4152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C415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rs80359535</w:t>
            </w:r>
          </w:p>
        </w:tc>
        <w:tc>
          <w:tcPr>
            <w:tcW w:w="2098" w:type="dxa"/>
          </w:tcPr>
          <w:p w14:paraId="1BAD59F8" w14:textId="1A0F6177" w:rsidR="00C60384" w:rsidRPr="00892538" w:rsidRDefault="008C4152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  <w:tr w:rsidR="00C60384" w:rsidRPr="00892538" w14:paraId="2F7B1C22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07628785" w14:textId="20F303BE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lastRenderedPageBreak/>
              <w:t>BRB160</w:t>
            </w:r>
          </w:p>
        </w:tc>
        <w:tc>
          <w:tcPr>
            <w:tcW w:w="738" w:type="dxa"/>
            <w:noWrap/>
          </w:tcPr>
          <w:p w14:paraId="69F5A958" w14:textId="25E35D20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40:3</w:t>
            </w:r>
          </w:p>
        </w:tc>
        <w:tc>
          <w:tcPr>
            <w:tcW w:w="1559" w:type="dxa"/>
            <w:noWrap/>
          </w:tcPr>
          <w:p w14:paraId="106E7F5F" w14:textId="1E786AF2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chr13:32972525</w:t>
            </w:r>
          </w:p>
        </w:tc>
        <w:tc>
          <w:tcPr>
            <w:tcW w:w="709" w:type="dxa"/>
            <w:noWrap/>
          </w:tcPr>
          <w:p w14:paraId="7A191049" w14:textId="0CAB82FC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2E92CA3D" w14:textId="2ACCB273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NM_000059.3:c.9875C&gt;T</w:t>
            </w:r>
          </w:p>
        </w:tc>
        <w:tc>
          <w:tcPr>
            <w:tcW w:w="2409" w:type="dxa"/>
            <w:noWrap/>
          </w:tcPr>
          <w:p w14:paraId="50655A9B" w14:textId="09E6A266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NP_000050.2:p.Pro3292Leu</w:t>
            </w:r>
          </w:p>
        </w:tc>
        <w:tc>
          <w:tcPr>
            <w:tcW w:w="1701" w:type="dxa"/>
            <w:noWrap/>
          </w:tcPr>
          <w:p w14:paraId="5B51BAFB" w14:textId="6FF0D481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697F24BE" w14:textId="05155493" w:rsidR="00C60384" w:rsidRPr="00892538" w:rsidRDefault="00C60384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rs56121817</w:t>
            </w:r>
          </w:p>
        </w:tc>
        <w:tc>
          <w:tcPr>
            <w:tcW w:w="2098" w:type="dxa"/>
          </w:tcPr>
          <w:p w14:paraId="4DB18D00" w14:textId="47DC65A3" w:rsidR="00C60384" w:rsidRPr="00892538" w:rsidRDefault="00F450FC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C60384" w:rsidRPr="00892538" w14:paraId="1D58ED1A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14BE583E" w14:textId="778CCD6B" w:rsidR="00C60384" w:rsidRPr="00892538" w:rsidRDefault="00C60384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BRB99</w:t>
            </w:r>
          </w:p>
        </w:tc>
        <w:tc>
          <w:tcPr>
            <w:tcW w:w="738" w:type="dxa"/>
            <w:noWrap/>
          </w:tcPr>
          <w:p w14:paraId="654C0B34" w14:textId="6FB16CF1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45.3</w:t>
            </w:r>
          </w:p>
        </w:tc>
        <w:tc>
          <w:tcPr>
            <w:tcW w:w="1559" w:type="dxa"/>
            <w:noWrap/>
          </w:tcPr>
          <w:p w14:paraId="3156AB13" w14:textId="04AD491F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chr13:32972525</w:t>
            </w:r>
          </w:p>
        </w:tc>
        <w:tc>
          <w:tcPr>
            <w:tcW w:w="709" w:type="dxa"/>
            <w:noWrap/>
          </w:tcPr>
          <w:p w14:paraId="64EDC1EE" w14:textId="06DAEF93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1035B2FC" w14:textId="18258E8E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NM_000059.3:c.9875C&gt;T</w:t>
            </w:r>
          </w:p>
        </w:tc>
        <w:tc>
          <w:tcPr>
            <w:tcW w:w="2409" w:type="dxa"/>
            <w:noWrap/>
          </w:tcPr>
          <w:p w14:paraId="77203A1F" w14:textId="73DAA13E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NP_000050.2:p.Pro3292Leu</w:t>
            </w:r>
          </w:p>
        </w:tc>
        <w:tc>
          <w:tcPr>
            <w:tcW w:w="1701" w:type="dxa"/>
            <w:noWrap/>
          </w:tcPr>
          <w:p w14:paraId="2A62A987" w14:textId="2568C88D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</w:t>
            </w:r>
          </w:p>
        </w:tc>
        <w:tc>
          <w:tcPr>
            <w:tcW w:w="1276" w:type="dxa"/>
          </w:tcPr>
          <w:p w14:paraId="260E7A09" w14:textId="3FE29AF8" w:rsidR="00C60384" w:rsidRPr="00892538" w:rsidRDefault="00C60384" w:rsidP="00C603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rs56121817</w:t>
            </w:r>
          </w:p>
        </w:tc>
        <w:tc>
          <w:tcPr>
            <w:tcW w:w="2098" w:type="dxa"/>
          </w:tcPr>
          <w:p w14:paraId="146C6485" w14:textId="7F890E31" w:rsidR="00C60384" w:rsidRPr="00892538" w:rsidRDefault="00F450FC" w:rsidP="00C60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2A78C5" w:rsidRPr="00892538" w14:paraId="55628956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2D9B4EDE" w14:textId="0F07F5EF" w:rsidR="002A78C5" w:rsidRPr="00892538" w:rsidRDefault="007E5721" w:rsidP="00C60384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BRB59</w:t>
            </w:r>
          </w:p>
        </w:tc>
        <w:tc>
          <w:tcPr>
            <w:tcW w:w="738" w:type="dxa"/>
            <w:noWrap/>
          </w:tcPr>
          <w:p w14:paraId="3A2D76E3" w14:textId="6AC46D57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39:0</w:t>
            </w:r>
          </w:p>
        </w:tc>
        <w:tc>
          <w:tcPr>
            <w:tcW w:w="1559" w:type="dxa"/>
            <w:noWrap/>
          </w:tcPr>
          <w:p w14:paraId="7D36ACF1" w14:textId="6CEC27F4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chr13:32912345</w:t>
            </w:r>
          </w:p>
        </w:tc>
        <w:tc>
          <w:tcPr>
            <w:tcW w:w="709" w:type="dxa"/>
            <w:noWrap/>
          </w:tcPr>
          <w:p w14:paraId="35958885" w14:textId="7244106B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44A3309B" w14:textId="3EC79CD6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NM_000059.3:c.3858_3860del</w:t>
            </w:r>
          </w:p>
        </w:tc>
        <w:tc>
          <w:tcPr>
            <w:tcW w:w="2409" w:type="dxa"/>
            <w:noWrap/>
          </w:tcPr>
          <w:p w14:paraId="438C7F6D" w14:textId="138DE4EB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NP_000050.2:p.Lys1286del</w:t>
            </w:r>
          </w:p>
        </w:tc>
        <w:tc>
          <w:tcPr>
            <w:tcW w:w="1701" w:type="dxa"/>
            <w:noWrap/>
          </w:tcPr>
          <w:p w14:paraId="00015FA1" w14:textId="6FD68CA4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4FBE4D99" w14:textId="195D561B" w:rsidR="002A78C5" w:rsidRPr="00892538" w:rsidRDefault="007E5721" w:rsidP="00C6038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rs772622136</w:t>
            </w: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/</w:t>
            </w: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rs80359406</w:t>
            </w:r>
          </w:p>
        </w:tc>
        <w:tc>
          <w:tcPr>
            <w:tcW w:w="2098" w:type="dxa"/>
          </w:tcPr>
          <w:p w14:paraId="52B3C392" w14:textId="1DB72A72" w:rsidR="002A78C5" w:rsidRPr="00892538" w:rsidRDefault="00834910" w:rsidP="00C603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7E5721" w:rsidRPr="00892538" w14:paraId="660627EE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69347015" w14:textId="4FD45261" w:rsidR="007E5721" w:rsidRPr="00892538" w:rsidRDefault="007E5721" w:rsidP="007E5721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BRB9</w:t>
            </w:r>
          </w:p>
        </w:tc>
        <w:tc>
          <w:tcPr>
            <w:tcW w:w="738" w:type="dxa"/>
            <w:noWrap/>
          </w:tcPr>
          <w:p w14:paraId="1BBCCAF8" w14:textId="350F6CFE" w:rsidR="007E5721" w:rsidRPr="00892538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36:5</w:t>
            </w:r>
          </w:p>
        </w:tc>
        <w:tc>
          <w:tcPr>
            <w:tcW w:w="1559" w:type="dxa"/>
            <w:noWrap/>
          </w:tcPr>
          <w:p w14:paraId="34C35C45" w14:textId="6AE1B1A0" w:rsidR="007E5721" w:rsidRPr="007E5721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chr13:32912345</w:t>
            </w:r>
          </w:p>
        </w:tc>
        <w:tc>
          <w:tcPr>
            <w:tcW w:w="709" w:type="dxa"/>
            <w:noWrap/>
          </w:tcPr>
          <w:p w14:paraId="45B7842E" w14:textId="6F682994" w:rsidR="007E5721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2C56ACA2" w14:textId="56F5635B" w:rsidR="007E5721" w:rsidRPr="00892538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NM_000059.3:c.3858_3860del</w:t>
            </w:r>
          </w:p>
        </w:tc>
        <w:tc>
          <w:tcPr>
            <w:tcW w:w="2409" w:type="dxa"/>
            <w:noWrap/>
          </w:tcPr>
          <w:p w14:paraId="1429871D" w14:textId="03E5317C" w:rsidR="007E5721" w:rsidRPr="00892538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NP_000050.2:p.Lys1286del</w:t>
            </w:r>
          </w:p>
        </w:tc>
        <w:tc>
          <w:tcPr>
            <w:tcW w:w="1701" w:type="dxa"/>
            <w:noWrap/>
          </w:tcPr>
          <w:p w14:paraId="18312939" w14:textId="0A1006AF" w:rsidR="007E5721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31072056" w14:textId="34ECF2D7" w:rsidR="007E5721" w:rsidRPr="007E5721" w:rsidRDefault="007E5721" w:rsidP="007E572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rs772622136</w:t>
            </w: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/r</w:t>
            </w:r>
            <w:r w:rsidRPr="007E5721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s80359406</w:t>
            </w:r>
          </w:p>
        </w:tc>
        <w:tc>
          <w:tcPr>
            <w:tcW w:w="2098" w:type="dxa"/>
          </w:tcPr>
          <w:p w14:paraId="797058A8" w14:textId="464335D6" w:rsidR="007E5721" w:rsidRPr="00892538" w:rsidRDefault="00834910" w:rsidP="007E57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Conflicting interpretations</w:t>
            </w:r>
          </w:p>
        </w:tc>
      </w:tr>
      <w:tr w:rsidR="002B4122" w:rsidRPr="00892538" w14:paraId="441405A9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49374470" w14:textId="31D0757A" w:rsidR="002B4122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BRB193</w:t>
            </w:r>
          </w:p>
        </w:tc>
        <w:tc>
          <w:tcPr>
            <w:tcW w:w="738" w:type="dxa"/>
            <w:noWrap/>
          </w:tcPr>
          <w:p w14:paraId="6849624A" w14:textId="465AC20B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43:5</w:t>
            </w:r>
          </w:p>
        </w:tc>
        <w:tc>
          <w:tcPr>
            <w:tcW w:w="1559" w:type="dxa"/>
            <w:noWrap/>
          </w:tcPr>
          <w:p w14:paraId="624C9669" w14:textId="523DF672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chr13:32913286</w:t>
            </w:r>
          </w:p>
        </w:tc>
        <w:tc>
          <w:tcPr>
            <w:tcW w:w="709" w:type="dxa"/>
            <w:noWrap/>
          </w:tcPr>
          <w:p w14:paraId="2F3318B5" w14:textId="54B0344A" w:rsidR="002B4122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56479412" w14:textId="1EAC9274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NM_000059.3:c.4798_4800del</w:t>
            </w:r>
          </w:p>
        </w:tc>
        <w:tc>
          <w:tcPr>
            <w:tcW w:w="2409" w:type="dxa"/>
            <w:noWrap/>
          </w:tcPr>
          <w:p w14:paraId="130858D9" w14:textId="409F6365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NP_000050.2:p.Asn1600del</w:t>
            </w:r>
          </w:p>
        </w:tc>
        <w:tc>
          <w:tcPr>
            <w:tcW w:w="1701" w:type="dxa"/>
            <w:noWrap/>
          </w:tcPr>
          <w:p w14:paraId="42453C4C" w14:textId="6945522F" w:rsidR="002B4122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752703AD" w14:textId="38CD7ABE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rs276174851</w:t>
            </w:r>
          </w:p>
        </w:tc>
        <w:tc>
          <w:tcPr>
            <w:tcW w:w="2098" w:type="dxa"/>
          </w:tcPr>
          <w:p w14:paraId="74C4FC68" w14:textId="57B5BDD3" w:rsidR="002B4122" w:rsidRPr="00892538" w:rsidRDefault="002B4122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U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ncertain significance</w:t>
            </w:r>
          </w:p>
        </w:tc>
      </w:tr>
      <w:tr w:rsidR="002B4122" w:rsidRPr="00892538" w14:paraId="29798C87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8D1CF59" w14:textId="50858EE2" w:rsidR="002B4122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BRB268</w:t>
            </w:r>
          </w:p>
        </w:tc>
        <w:tc>
          <w:tcPr>
            <w:tcW w:w="738" w:type="dxa"/>
            <w:noWrap/>
          </w:tcPr>
          <w:p w14:paraId="240C77DA" w14:textId="4014B3F4" w:rsidR="002B4122" w:rsidRPr="007E5721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46:2</w:t>
            </w:r>
          </w:p>
        </w:tc>
        <w:tc>
          <w:tcPr>
            <w:tcW w:w="1559" w:type="dxa"/>
            <w:noWrap/>
          </w:tcPr>
          <w:p w14:paraId="0D5EBD0A" w14:textId="54F53550" w:rsidR="002B4122" w:rsidRPr="007E5721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chr13:32913286</w:t>
            </w:r>
          </w:p>
        </w:tc>
        <w:tc>
          <w:tcPr>
            <w:tcW w:w="709" w:type="dxa"/>
            <w:noWrap/>
          </w:tcPr>
          <w:p w14:paraId="0686F01E" w14:textId="2507B2C2" w:rsidR="002B4122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01B66D51" w14:textId="53F23DB1" w:rsidR="002B4122" w:rsidRPr="007E5721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NM_000059.3:c.4798_4800del</w:t>
            </w:r>
          </w:p>
        </w:tc>
        <w:tc>
          <w:tcPr>
            <w:tcW w:w="2409" w:type="dxa"/>
            <w:noWrap/>
          </w:tcPr>
          <w:p w14:paraId="4E8C7BAA" w14:textId="56865231" w:rsidR="002B4122" w:rsidRPr="007E5721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NP_000050.2:p.Asn1600del</w:t>
            </w:r>
          </w:p>
        </w:tc>
        <w:tc>
          <w:tcPr>
            <w:tcW w:w="1701" w:type="dxa"/>
            <w:noWrap/>
          </w:tcPr>
          <w:p w14:paraId="7E710E49" w14:textId="236EC385" w:rsidR="002B4122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523DFC15" w14:textId="6D114BF9" w:rsidR="002B4122" w:rsidRPr="007E5721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rs276174851</w:t>
            </w:r>
          </w:p>
        </w:tc>
        <w:tc>
          <w:tcPr>
            <w:tcW w:w="2098" w:type="dxa"/>
          </w:tcPr>
          <w:p w14:paraId="2EFC8B52" w14:textId="25883023" w:rsidR="002B4122" w:rsidRPr="00892538" w:rsidRDefault="002B4122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U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ncertain significance</w:t>
            </w:r>
          </w:p>
        </w:tc>
      </w:tr>
      <w:tr w:rsidR="002B4122" w:rsidRPr="00892538" w14:paraId="28BCA489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510A0D46" w14:textId="30501030" w:rsidR="002B4122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BRB98</w:t>
            </w:r>
          </w:p>
        </w:tc>
        <w:tc>
          <w:tcPr>
            <w:tcW w:w="738" w:type="dxa"/>
            <w:noWrap/>
          </w:tcPr>
          <w:p w14:paraId="09AC0C4D" w14:textId="77B8E8C7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43:3</w:t>
            </w:r>
          </w:p>
        </w:tc>
        <w:tc>
          <w:tcPr>
            <w:tcW w:w="1559" w:type="dxa"/>
            <w:noWrap/>
          </w:tcPr>
          <w:p w14:paraId="28609F98" w14:textId="15E37828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chr13:32913286</w:t>
            </w:r>
          </w:p>
        </w:tc>
        <w:tc>
          <w:tcPr>
            <w:tcW w:w="709" w:type="dxa"/>
            <w:noWrap/>
          </w:tcPr>
          <w:p w14:paraId="1DD757D9" w14:textId="153FC1FA" w:rsidR="002B4122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BRCA2</w:t>
            </w:r>
          </w:p>
        </w:tc>
        <w:tc>
          <w:tcPr>
            <w:tcW w:w="2835" w:type="dxa"/>
            <w:noWrap/>
          </w:tcPr>
          <w:p w14:paraId="6951DA33" w14:textId="01F46FDA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NM_000059.3:c.4798_4800del</w:t>
            </w:r>
          </w:p>
        </w:tc>
        <w:tc>
          <w:tcPr>
            <w:tcW w:w="2409" w:type="dxa"/>
            <w:noWrap/>
          </w:tcPr>
          <w:p w14:paraId="042CC37A" w14:textId="2CB31552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NP_000050.2:p.Asn1600del</w:t>
            </w:r>
          </w:p>
        </w:tc>
        <w:tc>
          <w:tcPr>
            <w:tcW w:w="1701" w:type="dxa"/>
            <w:noWrap/>
          </w:tcPr>
          <w:p w14:paraId="4453D6D8" w14:textId="6B4F951D" w:rsidR="002B4122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5F65E6CC" w14:textId="3C68891E" w:rsidR="002B4122" w:rsidRPr="007E5721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2B4122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rs276174851</w:t>
            </w:r>
          </w:p>
        </w:tc>
        <w:tc>
          <w:tcPr>
            <w:tcW w:w="2098" w:type="dxa"/>
          </w:tcPr>
          <w:p w14:paraId="63540124" w14:textId="1EDA459B" w:rsidR="002B4122" w:rsidRPr="00892538" w:rsidRDefault="002B4122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U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ncertain significance</w:t>
            </w:r>
          </w:p>
        </w:tc>
      </w:tr>
      <w:tr w:rsidR="002B4122" w:rsidRPr="00892538" w14:paraId="7A7E0755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0623935" w14:textId="305E36EC" w:rsidR="002B4122" w:rsidRPr="00892538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BRB234</w:t>
            </w:r>
          </w:p>
        </w:tc>
        <w:tc>
          <w:tcPr>
            <w:tcW w:w="738" w:type="dxa"/>
            <w:noWrap/>
          </w:tcPr>
          <w:p w14:paraId="43397BAC" w14:textId="43B3D25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39:10</w:t>
            </w:r>
          </w:p>
        </w:tc>
        <w:tc>
          <w:tcPr>
            <w:tcW w:w="1559" w:type="dxa"/>
            <w:noWrap/>
          </w:tcPr>
          <w:p w14:paraId="0F4A5206" w14:textId="4CA17B2A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chr17:7578534</w:t>
            </w:r>
          </w:p>
        </w:tc>
        <w:tc>
          <w:tcPr>
            <w:tcW w:w="709" w:type="dxa"/>
            <w:noWrap/>
          </w:tcPr>
          <w:p w14:paraId="3139702B" w14:textId="581972EC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TP53</w:t>
            </w:r>
          </w:p>
        </w:tc>
        <w:tc>
          <w:tcPr>
            <w:tcW w:w="2835" w:type="dxa"/>
            <w:noWrap/>
          </w:tcPr>
          <w:p w14:paraId="0391001C" w14:textId="5A20C602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NM_001276760.1:c.276_278del</w:t>
            </w:r>
          </w:p>
        </w:tc>
        <w:tc>
          <w:tcPr>
            <w:tcW w:w="2409" w:type="dxa"/>
            <w:noWrap/>
          </w:tcPr>
          <w:p w14:paraId="6CBDE785" w14:textId="45A5A26A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NP_001263689.1:p.Asn92del</w:t>
            </w:r>
          </w:p>
        </w:tc>
        <w:tc>
          <w:tcPr>
            <w:tcW w:w="1701" w:type="dxa"/>
            <w:noWrap/>
          </w:tcPr>
          <w:p w14:paraId="4C67BFBE" w14:textId="481844B0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Inframe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deletion</w:t>
            </w:r>
          </w:p>
        </w:tc>
        <w:tc>
          <w:tcPr>
            <w:tcW w:w="1276" w:type="dxa"/>
          </w:tcPr>
          <w:p w14:paraId="4333C18D" w14:textId="6110188B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E60590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rs879254214</w:t>
            </w:r>
          </w:p>
        </w:tc>
        <w:tc>
          <w:tcPr>
            <w:tcW w:w="2098" w:type="dxa"/>
          </w:tcPr>
          <w:p w14:paraId="33951CC9" w14:textId="01F51BEB" w:rsidR="002B4122" w:rsidRPr="00892538" w:rsidRDefault="002B4122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U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ncertain significance</w:t>
            </w:r>
          </w:p>
        </w:tc>
      </w:tr>
      <w:tr w:rsidR="002B4122" w:rsidRPr="00892538" w14:paraId="0149B12A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5AAB58B7" w14:textId="77777777" w:rsidR="002B4122" w:rsidRPr="00892538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BRB14</w:t>
            </w:r>
          </w:p>
          <w:p w14:paraId="162C2315" w14:textId="77777777" w:rsidR="002B4122" w:rsidRPr="00892538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738" w:type="dxa"/>
            <w:noWrap/>
          </w:tcPr>
          <w:p w14:paraId="364AA1F0" w14:textId="7A773806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47:8</w:t>
            </w:r>
          </w:p>
        </w:tc>
        <w:tc>
          <w:tcPr>
            <w:tcW w:w="1559" w:type="dxa"/>
            <w:noWrap/>
          </w:tcPr>
          <w:p w14:paraId="4AAD2C53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chr11:108098592</w:t>
            </w:r>
          </w:p>
          <w:p w14:paraId="68334EB3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709" w:type="dxa"/>
            <w:noWrap/>
          </w:tcPr>
          <w:p w14:paraId="708A4697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ATM</w:t>
            </w:r>
          </w:p>
          <w:p w14:paraId="135F130E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835" w:type="dxa"/>
            <w:noWrap/>
          </w:tcPr>
          <w:p w14:paraId="416AB463" w14:textId="03C2F1EA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NM_000051.3:c.162T&gt;A</w:t>
            </w:r>
          </w:p>
        </w:tc>
        <w:tc>
          <w:tcPr>
            <w:tcW w:w="2409" w:type="dxa"/>
            <w:noWrap/>
          </w:tcPr>
          <w:p w14:paraId="35970B90" w14:textId="68C75694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NP_000042.3:p.Tyr54Ter</w:t>
            </w:r>
          </w:p>
        </w:tc>
        <w:tc>
          <w:tcPr>
            <w:tcW w:w="1701" w:type="dxa"/>
            <w:noWrap/>
          </w:tcPr>
          <w:p w14:paraId="7EA365BB" w14:textId="42514AED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Stop gained</w:t>
            </w:r>
          </w:p>
        </w:tc>
        <w:tc>
          <w:tcPr>
            <w:tcW w:w="1276" w:type="dxa"/>
          </w:tcPr>
          <w:p w14:paraId="5D82AFA4" w14:textId="43B433CC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  <w:tc>
          <w:tcPr>
            <w:tcW w:w="2098" w:type="dxa"/>
          </w:tcPr>
          <w:p w14:paraId="79991864" w14:textId="733400CF" w:rsidR="002B4122" w:rsidRPr="00892538" w:rsidRDefault="002B4122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</w:tr>
      <w:tr w:rsidR="002B4122" w:rsidRPr="00892538" w14:paraId="33AC190A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2ADBA539" w14:textId="6C495A8A" w:rsidR="002B4122" w:rsidRPr="00892538" w:rsidRDefault="002B4122" w:rsidP="002B4122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BRB146</w:t>
            </w:r>
          </w:p>
        </w:tc>
        <w:tc>
          <w:tcPr>
            <w:tcW w:w="738" w:type="dxa"/>
            <w:noWrap/>
          </w:tcPr>
          <w:p w14:paraId="475E3A0C" w14:textId="55234C0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52:2</w:t>
            </w:r>
          </w:p>
        </w:tc>
        <w:tc>
          <w:tcPr>
            <w:tcW w:w="1559" w:type="dxa"/>
            <w:noWrap/>
          </w:tcPr>
          <w:p w14:paraId="04E5BCFF" w14:textId="462897F6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chr11:108143259</w:t>
            </w:r>
          </w:p>
        </w:tc>
        <w:tc>
          <w:tcPr>
            <w:tcW w:w="709" w:type="dxa"/>
            <w:noWrap/>
          </w:tcPr>
          <w:p w14:paraId="7C9045EB" w14:textId="1E5A9608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ATM</w:t>
            </w:r>
          </w:p>
        </w:tc>
        <w:tc>
          <w:tcPr>
            <w:tcW w:w="2835" w:type="dxa"/>
            <w:noWrap/>
          </w:tcPr>
          <w:p w14:paraId="45D74CEB" w14:textId="143A6655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NM_000051.3:c.3078G&gt;C</w:t>
            </w:r>
          </w:p>
        </w:tc>
        <w:tc>
          <w:tcPr>
            <w:tcW w:w="2409" w:type="dxa"/>
            <w:noWrap/>
          </w:tcPr>
          <w:p w14:paraId="6FAEB9A5" w14:textId="1F7491EA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NP_000042.3:p.Trp1026Cys</w:t>
            </w:r>
          </w:p>
        </w:tc>
        <w:tc>
          <w:tcPr>
            <w:tcW w:w="1701" w:type="dxa"/>
            <w:noWrap/>
          </w:tcPr>
          <w:p w14:paraId="1D14ECD3" w14:textId="560E78FA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 variant, splice region variant</w:t>
            </w:r>
          </w:p>
        </w:tc>
        <w:tc>
          <w:tcPr>
            <w:tcW w:w="1276" w:type="dxa"/>
          </w:tcPr>
          <w:p w14:paraId="46CE141F" w14:textId="0443E6CA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  <w:tc>
          <w:tcPr>
            <w:tcW w:w="2098" w:type="dxa"/>
          </w:tcPr>
          <w:p w14:paraId="6AE6CF50" w14:textId="3BF9904D" w:rsidR="002B4122" w:rsidRPr="00892538" w:rsidRDefault="002B4122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</w:tr>
      <w:tr w:rsidR="002B4122" w:rsidRPr="00892538" w:rsidDel="00146E5C" w14:paraId="6D349D98" w14:textId="42AB16C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del w:id="100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DF3EAD8" w14:textId="02450F7E" w:rsidR="002B4122" w:rsidRPr="00892538" w:rsidDel="00146E5C" w:rsidRDefault="002B4122" w:rsidP="002B4122">
            <w:pPr>
              <w:jc w:val="both"/>
              <w:rPr>
                <w:del w:id="10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02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BRB52</w:delText>
              </w:r>
            </w:del>
          </w:p>
        </w:tc>
        <w:tc>
          <w:tcPr>
            <w:tcW w:w="738" w:type="dxa"/>
            <w:noWrap/>
          </w:tcPr>
          <w:p w14:paraId="518530CB" w14:textId="1AB45408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0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04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46:11</w:delText>
              </w:r>
            </w:del>
          </w:p>
        </w:tc>
        <w:tc>
          <w:tcPr>
            <w:tcW w:w="1559" w:type="dxa"/>
            <w:noWrap/>
          </w:tcPr>
          <w:p w14:paraId="7DADAACB" w14:textId="45DA5848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05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06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0A7E1FCA" w14:textId="279080C0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07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08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23964D8B" w14:textId="51AC6FC7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09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10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58299A12" w14:textId="1161AB25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12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4F0896CE" w14:textId="7B0CDC63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14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178E36C1" w14:textId="531758C9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5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16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45D73C64" w14:textId="7B929D57" w:rsidR="002B4122" w:rsidRPr="00892538" w:rsidDel="00146E5C" w:rsidRDefault="00897E3E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7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18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</w:del>
          </w:p>
        </w:tc>
      </w:tr>
      <w:tr w:rsidR="002B4122" w:rsidRPr="00892538" w:rsidDel="00146E5C" w14:paraId="193F0AE0" w14:textId="5764E397" w:rsidTr="00B51D3C">
        <w:trPr>
          <w:trHeight w:val="315"/>
          <w:del w:id="119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41F58758" w14:textId="630E109B" w:rsidR="002B4122" w:rsidRPr="00892538" w:rsidDel="00146E5C" w:rsidRDefault="002B4122" w:rsidP="002B4122">
            <w:pPr>
              <w:jc w:val="both"/>
              <w:rPr>
                <w:del w:id="12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21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BRB62</w:delText>
              </w:r>
            </w:del>
          </w:p>
        </w:tc>
        <w:tc>
          <w:tcPr>
            <w:tcW w:w="738" w:type="dxa"/>
            <w:noWrap/>
          </w:tcPr>
          <w:p w14:paraId="03560201" w14:textId="6B3C8940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23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43:7</w:delText>
              </w:r>
            </w:del>
          </w:p>
        </w:tc>
        <w:tc>
          <w:tcPr>
            <w:tcW w:w="1559" w:type="dxa"/>
            <w:noWrap/>
          </w:tcPr>
          <w:p w14:paraId="15979B56" w14:textId="62A6D6B8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4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25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742EE3D8" w14:textId="47F93DC9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6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27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45E7B8C0" w14:textId="5FD2C36F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8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29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65A76B26" w14:textId="284FE7AF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3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31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62C682FE" w14:textId="3D40958A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3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33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749C4394" w14:textId="62D23699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34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35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29D987E4" w14:textId="5DFD3EF3" w:rsidR="002B4122" w:rsidRPr="00892538" w:rsidDel="00146E5C" w:rsidRDefault="00897E3E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36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37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</w:del>
          </w:p>
        </w:tc>
      </w:tr>
      <w:tr w:rsidR="002B4122" w:rsidRPr="00892538" w:rsidDel="00146E5C" w14:paraId="5F4421E1" w14:textId="7E0CA988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del w:id="138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4629B1DD" w14:textId="35160741" w:rsidR="002B4122" w:rsidRPr="00892538" w:rsidDel="00146E5C" w:rsidRDefault="002B4122" w:rsidP="002B4122">
            <w:pPr>
              <w:jc w:val="both"/>
              <w:rPr>
                <w:del w:id="139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40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BRB88</w:delText>
              </w:r>
            </w:del>
          </w:p>
        </w:tc>
        <w:tc>
          <w:tcPr>
            <w:tcW w:w="738" w:type="dxa"/>
            <w:noWrap/>
          </w:tcPr>
          <w:p w14:paraId="4899554F" w14:textId="774D6CA5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4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42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39:3</w:delText>
              </w:r>
            </w:del>
          </w:p>
        </w:tc>
        <w:tc>
          <w:tcPr>
            <w:tcW w:w="1559" w:type="dxa"/>
            <w:noWrap/>
          </w:tcPr>
          <w:p w14:paraId="3D6A925D" w14:textId="7A0859D6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4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44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3C7DCB62" w14:textId="0D561849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45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46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40F04106" w14:textId="63AB4A0F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47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48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5BFB5586" w14:textId="1DA7D22F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49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50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540CE76C" w14:textId="3BFC7EA5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5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52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0E16E9BD" w14:textId="1080787A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5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54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2011A06C" w14:textId="65D6D740" w:rsidR="002B4122" w:rsidRPr="00892538" w:rsidDel="00146E5C" w:rsidRDefault="00897E3E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55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56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</w:del>
          </w:p>
        </w:tc>
      </w:tr>
      <w:tr w:rsidR="002B4122" w:rsidRPr="00892538" w:rsidDel="00146E5C" w14:paraId="300278E4" w14:textId="69E77B0F" w:rsidTr="00B51D3C">
        <w:trPr>
          <w:trHeight w:val="315"/>
          <w:del w:id="157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C79B4B1" w14:textId="535D150A" w:rsidR="002B4122" w:rsidRPr="00892538" w:rsidDel="00146E5C" w:rsidRDefault="002B4122" w:rsidP="002B4122">
            <w:pPr>
              <w:jc w:val="both"/>
              <w:rPr>
                <w:del w:id="158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59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BRB172</w:delText>
              </w:r>
            </w:del>
          </w:p>
        </w:tc>
        <w:tc>
          <w:tcPr>
            <w:tcW w:w="738" w:type="dxa"/>
            <w:noWrap/>
          </w:tcPr>
          <w:p w14:paraId="6415D9A4" w14:textId="6680F861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6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61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31:3</w:delText>
              </w:r>
            </w:del>
          </w:p>
        </w:tc>
        <w:tc>
          <w:tcPr>
            <w:tcW w:w="1559" w:type="dxa"/>
            <w:noWrap/>
          </w:tcPr>
          <w:p w14:paraId="354B65C9" w14:textId="424E3A90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6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63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288C9781" w14:textId="28D5AD76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64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65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349CEE48" w14:textId="60E76EAF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66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67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036DFF66" w14:textId="4A36EBBB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68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69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2DEBAB38" w14:textId="2EACCFC2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7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71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451461E7" w14:textId="5E5BB268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7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73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39FCBD99" w14:textId="44DCE91B" w:rsidR="002B4122" w:rsidRPr="00892538" w:rsidDel="00146E5C" w:rsidRDefault="00897E3E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74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75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</w:del>
          </w:p>
        </w:tc>
      </w:tr>
      <w:tr w:rsidR="002B4122" w:rsidRPr="00892538" w:rsidDel="00146E5C" w14:paraId="0A4603B3" w14:textId="7F47A52F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del w:id="176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DE2DB00" w14:textId="04A0EDF5" w:rsidR="002B4122" w:rsidRPr="00892538" w:rsidDel="00146E5C" w:rsidRDefault="002B4122" w:rsidP="002B4122">
            <w:pPr>
              <w:jc w:val="both"/>
              <w:rPr>
                <w:del w:id="177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78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BRB224</w:delText>
              </w:r>
            </w:del>
          </w:p>
        </w:tc>
        <w:tc>
          <w:tcPr>
            <w:tcW w:w="738" w:type="dxa"/>
            <w:noWrap/>
          </w:tcPr>
          <w:p w14:paraId="02F88278" w14:textId="14392D58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79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80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26.7</w:delText>
              </w:r>
            </w:del>
          </w:p>
        </w:tc>
        <w:tc>
          <w:tcPr>
            <w:tcW w:w="1559" w:type="dxa"/>
            <w:noWrap/>
          </w:tcPr>
          <w:p w14:paraId="12B1E5A0" w14:textId="76C4A287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8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82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4DC2EF29" w14:textId="304C5399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8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84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4A5DE60A" w14:textId="780000BB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85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86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0F4EE7ED" w14:textId="48C3341E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87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88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61241DDA" w14:textId="0BBE2C66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89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90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419A1B39" w14:textId="1038174B" w:rsidR="002B4122" w:rsidRPr="00892538" w:rsidDel="00146E5C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91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92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50132A2E" w14:textId="51AD4547" w:rsidR="002B4122" w:rsidRPr="00892538" w:rsidDel="00146E5C" w:rsidRDefault="00897E3E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93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94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</w:del>
          </w:p>
        </w:tc>
      </w:tr>
      <w:tr w:rsidR="002B4122" w:rsidRPr="00892538" w:rsidDel="00146E5C" w14:paraId="02DB039C" w14:textId="30138CC9" w:rsidTr="00B51D3C">
        <w:trPr>
          <w:trHeight w:val="315"/>
          <w:del w:id="195" w:author="Dewald Eygelaar" w:date="2019-03-05T14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0D06314E" w14:textId="56F9A53C" w:rsidR="002B4122" w:rsidRPr="00892538" w:rsidDel="00146E5C" w:rsidRDefault="002B4122" w:rsidP="002B4122">
            <w:pPr>
              <w:jc w:val="both"/>
              <w:rPr>
                <w:del w:id="196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97" w:author="Dewald Eygelaar" w:date="2019-03-05T14:33:00Z">
              <w:r w:rsidRPr="00892538" w:rsidDel="00146E5C">
                <w:rPr>
                  <w:rFonts w:ascii="Calibri" w:hAnsi="Calibri" w:cs="Calibri"/>
                  <w:b w:val="0"/>
                  <w:color w:val="000000"/>
                  <w:sz w:val="18"/>
                  <w:szCs w:val="18"/>
                  <w:lang w:eastAsia="en-ZA"/>
                </w:rPr>
                <w:delText>BRC134</w:delText>
              </w:r>
            </w:del>
          </w:p>
        </w:tc>
        <w:tc>
          <w:tcPr>
            <w:tcW w:w="738" w:type="dxa"/>
            <w:noWrap/>
          </w:tcPr>
          <w:p w14:paraId="419E38D4" w14:textId="62C972C8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98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199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45.11</w:delText>
              </w:r>
            </w:del>
          </w:p>
        </w:tc>
        <w:tc>
          <w:tcPr>
            <w:tcW w:w="1559" w:type="dxa"/>
            <w:noWrap/>
          </w:tcPr>
          <w:p w14:paraId="6DF6FF65" w14:textId="3130AC21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0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01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chr22:29130456</w:delText>
              </w:r>
            </w:del>
          </w:p>
        </w:tc>
        <w:tc>
          <w:tcPr>
            <w:tcW w:w="709" w:type="dxa"/>
            <w:noWrap/>
          </w:tcPr>
          <w:p w14:paraId="37B0B27D" w14:textId="776B5C83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0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03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CHEK2</w:delText>
              </w:r>
            </w:del>
          </w:p>
        </w:tc>
        <w:tc>
          <w:tcPr>
            <w:tcW w:w="2835" w:type="dxa"/>
            <w:noWrap/>
          </w:tcPr>
          <w:p w14:paraId="10BC355D" w14:textId="765CCAEC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04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05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NM_001005735.1:c.254C&gt;T</w:delText>
              </w:r>
            </w:del>
          </w:p>
        </w:tc>
        <w:tc>
          <w:tcPr>
            <w:tcW w:w="2409" w:type="dxa"/>
            <w:noWrap/>
          </w:tcPr>
          <w:p w14:paraId="1F57DCFF" w14:textId="5061E25D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06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07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NP_001005735.1:p.Pro85Leu</w:delText>
              </w:r>
            </w:del>
          </w:p>
        </w:tc>
        <w:tc>
          <w:tcPr>
            <w:tcW w:w="1701" w:type="dxa"/>
            <w:noWrap/>
          </w:tcPr>
          <w:p w14:paraId="08C5DC8F" w14:textId="6DAF142E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08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09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Missense variant</w:delText>
              </w:r>
            </w:del>
          </w:p>
        </w:tc>
        <w:tc>
          <w:tcPr>
            <w:tcW w:w="1276" w:type="dxa"/>
          </w:tcPr>
          <w:p w14:paraId="29AB1D16" w14:textId="309F14CA" w:rsidR="002B4122" w:rsidRPr="00892538" w:rsidDel="00146E5C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10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del w:id="211" w:author="Dewald Eygelaar" w:date="2019-03-05T14:33:00Z">
              <w:r w:rsidRPr="00892538"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rs17883862</w:delText>
              </w:r>
            </w:del>
          </w:p>
        </w:tc>
        <w:tc>
          <w:tcPr>
            <w:tcW w:w="2098" w:type="dxa"/>
          </w:tcPr>
          <w:p w14:paraId="2487A53E" w14:textId="6B301E9E" w:rsidR="002B4122" w:rsidRPr="00892538" w:rsidDel="00146E5C" w:rsidRDefault="00897E3E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12" w:author="Dewald Eygelaar" w:date="2019-03-05T14:33:00Z"/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commentRangeStart w:id="213"/>
            <w:del w:id="214" w:author="Dewald Eygelaar" w:date="2019-03-05T14:33:00Z">
              <w:r w:rsidDel="00146E5C">
                <w:rPr>
                  <w:rFonts w:ascii="Calibri" w:hAnsi="Calibri" w:cs="Calibri"/>
                  <w:color w:val="000000"/>
                  <w:sz w:val="18"/>
                  <w:szCs w:val="18"/>
                  <w:lang w:eastAsia="en-ZA"/>
                </w:rPr>
                <w:delText>Conflicting interpretation</w:delText>
              </w:r>
              <w:commentRangeEnd w:id="213"/>
              <w:r w:rsidR="00146E5C" w:rsidDel="00146E5C">
                <w:rPr>
                  <w:rStyle w:val="CommentReference"/>
                </w:rPr>
                <w:commentReference w:id="213"/>
              </w:r>
            </w:del>
          </w:p>
        </w:tc>
      </w:tr>
      <w:tr w:rsidR="002B4122" w:rsidRPr="00892538" w14:paraId="31763DCC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202D7615" w14:textId="77777777" w:rsidR="002B4122" w:rsidRPr="00892538" w:rsidRDefault="002B4122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BRB121</w:t>
            </w:r>
          </w:p>
          <w:p w14:paraId="3473B26E" w14:textId="77777777" w:rsidR="002B4122" w:rsidRPr="00892538" w:rsidRDefault="002B4122" w:rsidP="002B4122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738" w:type="dxa"/>
            <w:noWrap/>
          </w:tcPr>
          <w:p w14:paraId="55910532" w14:textId="0B17B53C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54:0</w:t>
            </w:r>
          </w:p>
        </w:tc>
        <w:tc>
          <w:tcPr>
            <w:tcW w:w="1559" w:type="dxa"/>
            <w:noWrap/>
          </w:tcPr>
          <w:p w14:paraId="27907BB7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chr22:29130427</w:t>
            </w:r>
          </w:p>
          <w:p w14:paraId="378123D5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709" w:type="dxa"/>
            <w:noWrap/>
          </w:tcPr>
          <w:p w14:paraId="704885F5" w14:textId="6CE6E8CE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CHEK2</w:t>
            </w:r>
          </w:p>
        </w:tc>
        <w:tc>
          <w:tcPr>
            <w:tcW w:w="2835" w:type="dxa"/>
            <w:noWrap/>
          </w:tcPr>
          <w:p w14:paraId="2947F134" w14:textId="717E120E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NM_001005735.1:c.283C&gt;T</w:t>
            </w:r>
          </w:p>
        </w:tc>
        <w:tc>
          <w:tcPr>
            <w:tcW w:w="2409" w:type="dxa"/>
            <w:noWrap/>
          </w:tcPr>
          <w:p w14:paraId="47FD32A1" w14:textId="0C87A098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NP_001005735.1:p.Arg95Ter</w:t>
            </w:r>
          </w:p>
        </w:tc>
        <w:tc>
          <w:tcPr>
            <w:tcW w:w="1701" w:type="dxa"/>
            <w:noWrap/>
          </w:tcPr>
          <w:p w14:paraId="578C230D" w14:textId="4A28A449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Stop gained</w:t>
            </w:r>
          </w:p>
        </w:tc>
        <w:tc>
          <w:tcPr>
            <w:tcW w:w="1276" w:type="dxa"/>
          </w:tcPr>
          <w:p w14:paraId="14335FC9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rs587781269</w:t>
            </w:r>
          </w:p>
          <w:p w14:paraId="36299E63" w14:textId="77777777" w:rsidR="002B4122" w:rsidRPr="00892538" w:rsidRDefault="002B4122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</w:p>
        </w:tc>
        <w:tc>
          <w:tcPr>
            <w:tcW w:w="2098" w:type="dxa"/>
          </w:tcPr>
          <w:p w14:paraId="75AE0EAF" w14:textId="11EE5EA4" w:rsidR="002B4122" w:rsidRPr="00892538" w:rsidRDefault="002B4122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Pathogenic</w:t>
            </w:r>
          </w:p>
        </w:tc>
      </w:tr>
      <w:tr w:rsidR="002B4122" w:rsidRPr="00892538" w14:paraId="00C8758B" w14:textId="77777777" w:rsidTr="00B51D3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7B1D809E" w14:textId="2551FBDD" w:rsidR="002B4122" w:rsidRPr="00892538" w:rsidRDefault="002B4122" w:rsidP="002B4122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BRB241</w:t>
            </w:r>
          </w:p>
        </w:tc>
        <w:tc>
          <w:tcPr>
            <w:tcW w:w="738" w:type="dxa"/>
            <w:noWrap/>
          </w:tcPr>
          <w:p w14:paraId="35DC1C98" w14:textId="553800C3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40:1</w:t>
            </w:r>
          </w:p>
        </w:tc>
        <w:tc>
          <w:tcPr>
            <w:tcW w:w="1559" w:type="dxa"/>
            <w:noWrap/>
          </w:tcPr>
          <w:p w14:paraId="60821603" w14:textId="7777777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chr16:23634452</w:t>
            </w:r>
          </w:p>
          <w:p w14:paraId="5841BBF9" w14:textId="7777777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noWrap/>
          </w:tcPr>
          <w:p w14:paraId="6CD5279B" w14:textId="79935916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PALB2</w:t>
            </w:r>
          </w:p>
        </w:tc>
        <w:tc>
          <w:tcPr>
            <w:tcW w:w="2835" w:type="dxa"/>
            <w:noWrap/>
          </w:tcPr>
          <w:p w14:paraId="485D5194" w14:textId="24CDA5B1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NM_024675.3:c.2835-1G&gt;C</w:t>
            </w:r>
          </w:p>
        </w:tc>
        <w:tc>
          <w:tcPr>
            <w:tcW w:w="2409" w:type="dxa"/>
            <w:noWrap/>
          </w:tcPr>
          <w:p w14:paraId="3F0F86BD" w14:textId="005A4528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  <w:tc>
          <w:tcPr>
            <w:tcW w:w="1701" w:type="dxa"/>
            <w:noWrap/>
          </w:tcPr>
          <w:p w14:paraId="51B0D0AF" w14:textId="221BB872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Splice acceptor variant</w:t>
            </w:r>
          </w:p>
        </w:tc>
        <w:tc>
          <w:tcPr>
            <w:tcW w:w="1276" w:type="dxa"/>
          </w:tcPr>
          <w:p w14:paraId="1C7FA7A3" w14:textId="7777777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rs515726099</w:t>
            </w:r>
          </w:p>
          <w:p w14:paraId="0742A31E" w14:textId="77777777" w:rsidR="002B4122" w:rsidRPr="00892538" w:rsidRDefault="002B4122" w:rsidP="002B4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2098" w:type="dxa"/>
          </w:tcPr>
          <w:p w14:paraId="22786BB3" w14:textId="4BC895EA" w:rsidR="002B4122" w:rsidRPr="00892538" w:rsidRDefault="002B4122" w:rsidP="002B4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</w:t>
            </w:r>
            <w:r w:rsidRPr="00892538">
              <w:rPr>
                <w:rFonts w:ascii="Calibri" w:hAnsi="Calibri" w:cs="Calibri"/>
                <w:color w:val="000000"/>
                <w:sz w:val="18"/>
                <w:szCs w:val="18"/>
              </w:rPr>
              <w:t>ikely pathogenic</w:t>
            </w:r>
          </w:p>
        </w:tc>
      </w:tr>
      <w:tr w:rsidR="008F72BE" w:rsidRPr="00892538" w14:paraId="0EA11829" w14:textId="77777777" w:rsidTr="00B51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29695F14" w14:textId="08A4120D" w:rsidR="008F72BE" w:rsidRPr="00892538" w:rsidRDefault="008F72BE" w:rsidP="002B412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 w:rsidRPr="00B51D3C">
              <w:rPr>
                <w:rFonts w:ascii="Calibri" w:hAnsi="Calibri" w:cs="Calibri"/>
                <w:b w:val="0"/>
                <w:bCs w:val="0"/>
                <w:kern w:val="24"/>
                <w:sz w:val="18"/>
                <w:szCs w:val="18"/>
              </w:rPr>
              <w:t>BRB73</w:t>
            </w:r>
          </w:p>
        </w:tc>
        <w:tc>
          <w:tcPr>
            <w:tcW w:w="738" w:type="dxa"/>
            <w:noWrap/>
          </w:tcPr>
          <w:p w14:paraId="4A714B9F" w14:textId="72CE035F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29:11</w:t>
            </w:r>
          </w:p>
        </w:tc>
        <w:tc>
          <w:tcPr>
            <w:tcW w:w="1559" w:type="dxa"/>
            <w:noWrap/>
          </w:tcPr>
          <w:p w14:paraId="776EE5EE" w14:textId="76634EE4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chr13:48942741</w:t>
            </w:r>
          </w:p>
        </w:tc>
        <w:tc>
          <w:tcPr>
            <w:tcW w:w="709" w:type="dxa"/>
            <w:noWrap/>
          </w:tcPr>
          <w:p w14:paraId="7477CD20" w14:textId="710FCDDD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RB1</w:t>
            </w:r>
          </w:p>
        </w:tc>
        <w:tc>
          <w:tcPr>
            <w:tcW w:w="2835" w:type="dxa"/>
            <w:noWrap/>
          </w:tcPr>
          <w:p w14:paraId="33053398" w14:textId="31723DA5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  <w:lang w:val="pt-BR"/>
              </w:rPr>
              <w:t>NM_000321.2:c.1127+1G&gt;A</w:t>
            </w:r>
          </w:p>
        </w:tc>
        <w:tc>
          <w:tcPr>
            <w:tcW w:w="2409" w:type="dxa"/>
            <w:noWrap/>
          </w:tcPr>
          <w:p w14:paraId="69992881" w14:textId="36BD4915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-</w:t>
            </w:r>
          </w:p>
        </w:tc>
        <w:tc>
          <w:tcPr>
            <w:tcW w:w="1701" w:type="dxa"/>
            <w:noWrap/>
          </w:tcPr>
          <w:p w14:paraId="33B3D859" w14:textId="7DCABE1A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Splice donor variant</w:t>
            </w:r>
          </w:p>
        </w:tc>
        <w:tc>
          <w:tcPr>
            <w:tcW w:w="1276" w:type="dxa"/>
          </w:tcPr>
          <w:p w14:paraId="157F8F00" w14:textId="2668B4E1" w:rsidR="008F72BE" w:rsidRPr="00892538" w:rsidRDefault="008F72BE" w:rsidP="002B41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-</w:t>
            </w:r>
          </w:p>
        </w:tc>
        <w:tc>
          <w:tcPr>
            <w:tcW w:w="2098" w:type="dxa"/>
          </w:tcPr>
          <w:p w14:paraId="599D9D1C" w14:textId="229C43BF" w:rsidR="008F72BE" w:rsidRPr="00892538" w:rsidRDefault="008F72BE" w:rsidP="002B4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51D3C">
              <w:rPr>
                <w:rFonts w:ascii="Calibri" w:hAnsi="Calibri" w:cs="Calibri"/>
                <w:bCs/>
                <w:kern w:val="24"/>
                <w:sz w:val="18"/>
                <w:szCs w:val="18"/>
              </w:rPr>
              <w:t>-</w:t>
            </w:r>
          </w:p>
        </w:tc>
      </w:tr>
    </w:tbl>
    <w:p w14:paraId="1B1E8CDB" w14:textId="0D903BEE" w:rsidR="0008502B" w:rsidRDefault="0008502B" w:rsidP="009D3D3A">
      <w:pPr>
        <w:widowControl w:val="0"/>
        <w:autoSpaceDE w:val="0"/>
        <w:autoSpaceDN w:val="0"/>
        <w:adjustRightInd w:val="0"/>
        <w:spacing w:after="240"/>
        <w:jc w:val="both"/>
      </w:pPr>
    </w:p>
    <w:p w14:paraId="28CF95FF" w14:textId="592AC734" w:rsidR="009D3D3A" w:rsidRDefault="00EB3918" w:rsidP="009D3D3A">
      <w:pPr>
        <w:widowControl w:val="0"/>
        <w:autoSpaceDE w:val="0"/>
        <w:autoSpaceDN w:val="0"/>
        <w:adjustRightInd w:val="0"/>
        <w:spacing w:after="240"/>
        <w:jc w:val="both"/>
      </w:pPr>
      <w:r w:rsidRPr="006B3FF1">
        <w:t xml:space="preserve">Table </w:t>
      </w:r>
      <w:r w:rsidR="00C303A2">
        <w:t>3</w:t>
      </w:r>
      <w:r w:rsidR="0008502B">
        <w:t>:</w:t>
      </w:r>
      <w:r w:rsidRPr="006B3FF1">
        <w:t xml:space="preserve"> </w:t>
      </w:r>
      <w:r w:rsidR="00CE4F96">
        <w:t>Variant</w:t>
      </w:r>
      <w:r w:rsidRPr="006B3FF1">
        <w:t xml:space="preserve">s in </w:t>
      </w:r>
      <w:r>
        <w:t xml:space="preserve">other </w:t>
      </w:r>
      <w:r w:rsidRPr="006B3FF1">
        <w:t>genes associated with an increased susceptibility to breast cancer</w:t>
      </w:r>
      <w:r>
        <w:t xml:space="preserve"> with pathogenic or likely pathogenic </w:t>
      </w:r>
      <w:r w:rsidR="00CE4F96">
        <w:t>variant</w:t>
      </w:r>
      <w:r>
        <w:t>s (</w:t>
      </w:r>
      <w:r w:rsidR="00CE4F96">
        <w:t>variants</w:t>
      </w:r>
      <w:r>
        <w:t xml:space="preserve"> with conflicting pathogenicity excluded here).</w:t>
      </w:r>
    </w:p>
    <w:tbl>
      <w:tblPr>
        <w:tblStyle w:val="PlainTable1"/>
        <w:tblW w:w="14170" w:type="dxa"/>
        <w:tblLayout w:type="fixed"/>
        <w:tblLook w:val="04A0" w:firstRow="1" w:lastRow="0" w:firstColumn="1" w:lastColumn="0" w:noHBand="0" w:noVBand="1"/>
      </w:tblPr>
      <w:tblGrid>
        <w:gridCol w:w="817"/>
        <w:gridCol w:w="738"/>
        <w:gridCol w:w="1417"/>
        <w:gridCol w:w="851"/>
        <w:gridCol w:w="1984"/>
        <w:gridCol w:w="2268"/>
        <w:gridCol w:w="1701"/>
        <w:gridCol w:w="1276"/>
        <w:gridCol w:w="3118"/>
      </w:tblGrid>
      <w:tr w:rsidR="0008502B" w:rsidRPr="00E40E19" w14:paraId="4957EF47" w14:textId="1A85A5A0" w:rsidTr="001D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  <w:hideMark/>
          </w:tcPr>
          <w:p w14:paraId="06317C35" w14:textId="3225AD78" w:rsidR="0008502B" w:rsidRPr="00E40E19" w:rsidRDefault="0008502B" w:rsidP="0008502B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lastRenderedPageBreak/>
              <w:t>Patient</w:t>
            </w:r>
          </w:p>
        </w:tc>
        <w:tc>
          <w:tcPr>
            <w:tcW w:w="738" w:type="dxa"/>
            <w:noWrap/>
            <w:hideMark/>
          </w:tcPr>
          <w:p w14:paraId="3376A198" w14:textId="4BD24EC8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Age</w:t>
            </w:r>
          </w:p>
        </w:tc>
        <w:tc>
          <w:tcPr>
            <w:tcW w:w="1417" w:type="dxa"/>
            <w:noWrap/>
            <w:hideMark/>
          </w:tcPr>
          <w:p w14:paraId="692221BA" w14:textId="5258C444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Position</w:t>
            </w:r>
          </w:p>
        </w:tc>
        <w:tc>
          <w:tcPr>
            <w:tcW w:w="851" w:type="dxa"/>
            <w:noWrap/>
            <w:hideMark/>
          </w:tcPr>
          <w:p w14:paraId="5D74D0C8" w14:textId="4A8D4A3A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Gene Symbol</w:t>
            </w:r>
          </w:p>
        </w:tc>
        <w:tc>
          <w:tcPr>
            <w:tcW w:w="1984" w:type="dxa"/>
            <w:noWrap/>
            <w:hideMark/>
          </w:tcPr>
          <w:p w14:paraId="657A7E4B" w14:textId="353ABF5C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HGVSc</w:t>
            </w:r>
            <w:proofErr w:type="spellEnd"/>
          </w:p>
        </w:tc>
        <w:tc>
          <w:tcPr>
            <w:tcW w:w="2268" w:type="dxa"/>
            <w:noWrap/>
            <w:hideMark/>
          </w:tcPr>
          <w:p w14:paraId="274BE3D5" w14:textId="0ED1DB4A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HGVSp</w:t>
            </w:r>
            <w:proofErr w:type="spellEnd"/>
          </w:p>
        </w:tc>
        <w:tc>
          <w:tcPr>
            <w:tcW w:w="1701" w:type="dxa"/>
            <w:noWrap/>
            <w:hideMark/>
          </w:tcPr>
          <w:p w14:paraId="25701B07" w14:textId="70B355A7" w:rsidR="0008502B" w:rsidRPr="00E40E19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Variant </w:t>
            </w: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br/>
              <w:t>Category</w:t>
            </w:r>
          </w:p>
        </w:tc>
        <w:tc>
          <w:tcPr>
            <w:tcW w:w="1276" w:type="dxa"/>
          </w:tcPr>
          <w:p w14:paraId="58C99B4E" w14:textId="682F61D3" w:rsidR="0008502B" w:rsidRDefault="0008502B" w:rsidP="000850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dbSNP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ID</w:t>
            </w:r>
          </w:p>
        </w:tc>
        <w:tc>
          <w:tcPr>
            <w:tcW w:w="3118" w:type="dxa"/>
          </w:tcPr>
          <w:p w14:paraId="142F9D54" w14:textId="4053D5FB" w:rsidR="0008502B" w:rsidRDefault="0008502B" w:rsidP="000850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ClinVar</w:t>
            </w:r>
            <w:proofErr w:type="spellEnd"/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 Significance</w:t>
            </w:r>
          </w:p>
        </w:tc>
      </w:tr>
      <w:tr w:rsidR="0008502B" w:rsidRPr="00E40E19" w14:paraId="62646EBC" w14:textId="77777777" w:rsidTr="001D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123F4956" w14:textId="34150EBE" w:rsidR="0008502B" w:rsidRPr="00E40E19" w:rsidRDefault="0008502B" w:rsidP="0008502B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BRB98</w:t>
            </w:r>
          </w:p>
        </w:tc>
        <w:tc>
          <w:tcPr>
            <w:tcW w:w="738" w:type="dxa"/>
            <w:noWrap/>
          </w:tcPr>
          <w:p w14:paraId="20ED1666" w14:textId="7E5FEAC3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43:3</w:t>
            </w:r>
          </w:p>
        </w:tc>
        <w:tc>
          <w:tcPr>
            <w:tcW w:w="1417" w:type="dxa"/>
            <w:noWrap/>
          </w:tcPr>
          <w:p w14:paraId="42811CB3" w14:textId="5D19E4AC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chr9:35077263</w:t>
            </w:r>
          </w:p>
        </w:tc>
        <w:tc>
          <w:tcPr>
            <w:tcW w:w="851" w:type="dxa"/>
            <w:noWrap/>
          </w:tcPr>
          <w:p w14:paraId="6E36CA1A" w14:textId="092167F4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FANCG</w:t>
            </w:r>
          </w:p>
        </w:tc>
        <w:tc>
          <w:tcPr>
            <w:tcW w:w="1984" w:type="dxa"/>
            <w:noWrap/>
          </w:tcPr>
          <w:p w14:paraId="46F447CC" w14:textId="7A53B80F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NM_004629.1:c.637_643del</w:t>
            </w:r>
          </w:p>
        </w:tc>
        <w:tc>
          <w:tcPr>
            <w:tcW w:w="2268" w:type="dxa"/>
            <w:noWrap/>
          </w:tcPr>
          <w:p w14:paraId="24733CCB" w14:textId="5252F962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NP_004620.1:p.Tyr213LysfsTer6</w:t>
            </w:r>
          </w:p>
        </w:tc>
        <w:tc>
          <w:tcPr>
            <w:tcW w:w="1701" w:type="dxa"/>
            <w:noWrap/>
          </w:tcPr>
          <w:p w14:paraId="73F00FDC" w14:textId="3572121B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Frameshift variant</w:t>
            </w:r>
          </w:p>
        </w:tc>
        <w:tc>
          <w:tcPr>
            <w:tcW w:w="1276" w:type="dxa"/>
          </w:tcPr>
          <w:p w14:paraId="5B9D5C23" w14:textId="0AEAE9F8" w:rsidR="0008502B" w:rsidRPr="00E40E19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rs587776640</w:t>
            </w:r>
          </w:p>
        </w:tc>
        <w:tc>
          <w:tcPr>
            <w:tcW w:w="3118" w:type="dxa"/>
          </w:tcPr>
          <w:p w14:paraId="3EE4963D" w14:textId="38DA7FDA" w:rsidR="0008502B" w:rsidRPr="00E20BF1" w:rsidRDefault="0008502B" w:rsidP="00085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  <w:tr w:rsidR="0008502B" w:rsidRPr="00E40E19" w14:paraId="2C316C47" w14:textId="7562469B" w:rsidTr="001D689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5833F933" w14:textId="70053A2E" w:rsidR="0008502B" w:rsidRPr="00E40E19" w:rsidRDefault="0008502B" w:rsidP="0008502B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BRB225</w:t>
            </w:r>
          </w:p>
        </w:tc>
        <w:tc>
          <w:tcPr>
            <w:tcW w:w="738" w:type="dxa"/>
            <w:noWrap/>
          </w:tcPr>
          <w:p w14:paraId="5CEC06B2" w14:textId="7B34007E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34.4</w:t>
            </w:r>
          </w:p>
        </w:tc>
        <w:tc>
          <w:tcPr>
            <w:tcW w:w="1417" w:type="dxa"/>
            <w:noWrap/>
          </w:tcPr>
          <w:p w14:paraId="65C9CD74" w14:textId="50BEE877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chr9:35077263</w:t>
            </w:r>
          </w:p>
        </w:tc>
        <w:tc>
          <w:tcPr>
            <w:tcW w:w="851" w:type="dxa"/>
            <w:noWrap/>
          </w:tcPr>
          <w:p w14:paraId="09DBBF79" w14:textId="74FEC0D1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FANCG</w:t>
            </w:r>
          </w:p>
        </w:tc>
        <w:tc>
          <w:tcPr>
            <w:tcW w:w="1984" w:type="dxa"/>
            <w:noWrap/>
          </w:tcPr>
          <w:p w14:paraId="4E4D40C0" w14:textId="3CA3BE9A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NM_004629.1:c.637_643del</w:t>
            </w:r>
          </w:p>
        </w:tc>
        <w:tc>
          <w:tcPr>
            <w:tcW w:w="2268" w:type="dxa"/>
            <w:noWrap/>
          </w:tcPr>
          <w:p w14:paraId="04B9DDA5" w14:textId="0E98338E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NP_004620.1:p.Tyr213LysfsTer6</w:t>
            </w:r>
          </w:p>
        </w:tc>
        <w:tc>
          <w:tcPr>
            <w:tcW w:w="1701" w:type="dxa"/>
            <w:noWrap/>
          </w:tcPr>
          <w:p w14:paraId="6978B8E3" w14:textId="6500CCC1" w:rsidR="0008502B" w:rsidRPr="00E40E19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Frameshift variant</w:t>
            </w:r>
          </w:p>
        </w:tc>
        <w:tc>
          <w:tcPr>
            <w:tcW w:w="1276" w:type="dxa"/>
          </w:tcPr>
          <w:p w14:paraId="5759D446" w14:textId="47A0FF3D" w:rsidR="0008502B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rs587776640</w:t>
            </w:r>
          </w:p>
        </w:tc>
        <w:tc>
          <w:tcPr>
            <w:tcW w:w="3118" w:type="dxa"/>
          </w:tcPr>
          <w:p w14:paraId="563B9793" w14:textId="1268F7A8" w:rsidR="0008502B" w:rsidRPr="00E20BF1" w:rsidRDefault="0008502B" w:rsidP="00085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  <w:tr w:rsidR="0008502B" w:rsidRPr="00E40E19" w14:paraId="2B6CAF76" w14:textId="31C2C697" w:rsidTr="001D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2D055580" w14:textId="07456FCD" w:rsidR="0008502B" w:rsidRPr="003935BD" w:rsidRDefault="0008502B" w:rsidP="0008502B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BRB114</w:t>
            </w:r>
          </w:p>
        </w:tc>
        <w:tc>
          <w:tcPr>
            <w:tcW w:w="738" w:type="dxa"/>
            <w:noWrap/>
          </w:tcPr>
          <w:p w14:paraId="40ADDCC0" w14:textId="33285AC8" w:rsidR="0008502B" w:rsidRPr="00BB1814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47:1</w:t>
            </w:r>
          </w:p>
        </w:tc>
        <w:tc>
          <w:tcPr>
            <w:tcW w:w="1417" w:type="dxa"/>
            <w:noWrap/>
          </w:tcPr>
          <w:p w14:paraId="68FA9600" w14:textId="6DC1A76A" w:rsidR="0008502B" w:rsidRPr="00BB1814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chr3:14190232</w:t>
            </w:r>
          </w:p>
        </w:tc>
        <w:tc>
          <w:tcPr>
            <w:tcW w:w="851" w:type="dxa"/>
            <w:noWrap/>
          </w:tcPr>
          <w:p w14:paraId="70597F8C" w14:textId="78450201" w:rsidR="0008502B" w:rsidRPr="00BB1814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XPC</w:t>
            </w:r>
          </w:p>
        </w:tc>
        <w:tc>
          <w:tcPr>
            <w:tcW w:w="1984" w:type="dxa"/>
            <w:noWrap/>
          </w:tcPr>
          <w:p w14:paraId="347F203C" w14:textId="41278D25" w:rsidR="0008502B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NM_004628.4:c.2251-1G&gt;C</w:t>
            </w:r>
          </w:p>
        </w:tc>
        <w:tc>
          <w:tcPr>
            <w:tcW w:w="2268" w:type="dxa"/>
            <w:noWrap/>
          </w:tcPr>
          <w:p w14:paraId="0C0479BD" w14:textId="39472933" w:rsidR="0008502B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  <w:tc>
          <w:tcPr>
            <w:tcW w:w="1701" w:type="dxa"/>
            <w:noWrap/>
          </w:tcPr>
          <w:p w14:paraId="22BEF645" w14:textId="1608B774" w:rsidR="0008502B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Splice acceptor variant</w:t>
            </w:r>
          </w:p>
        </w:tc>
        <w:tc>
          <w:tcPr>
            <w:tcW w:w="1276" w:type="dxa"/>
          </w:tcPr>
          <w:p w14:paraId="12FA67CC" w14:textId="305F57DE" w:rsidR="0008502B" w:rsidRPr="00BB1814" w:rsidRDefault="0008502B" w:rsidP="000850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rs754673606</w:t>
            </w:r>
          </w:p>
        </w:tc>
        <w:tc>
          <w:tcPr>
            <w:tcW w:w="3118" w:type="dxa"/>
          </w:tcPr>
          <w:p w14:paraId="1849543E" w14:textId="165A30E7" w:rsidR="0008502B" w:rsidRPr="00DD67A6" w:rsidRDefault="0008502B" w:rsidP="00085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  <w:tr w:rsidR="0008502B" w:rsidRPr="00E40E19" w14:paraId="3E1AA2CA" w14:textId="503189A4" w:rsidTr="001D689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03941E1C" w14:textId="72DA19A3" w:rsidR="0008502B" w:rsidRPr="003935BD" w:rsidRDefault="0008502B" w:rsidP="0008502B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BRB161</w:t>
            </w:r>
          </w:p>
        </w:tc>
        <w:tc>
          <w:tcPr>
            <w:tcW w:w="738" w:type="dxa"/>
            <w:noWrap/>
          </w:tcPr>
          <w:p w14:paraId="6453BC49" w14:textId="5DCCDDAB" w:rsidR="0008502B" w:rsidRPr="00BB1814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29:6</w:t>
            </w:r>
          </w:p>
        </w:tc>
        <w:tc>
          <w:tcPr>
            <w:tcW w:w="1417" w:type="dxa"/>
            <w:noWrap/>
          </w:tcPr>
          <w:p w14:paraId="7B6B2B7C" w14:textId="7A1ADB62" w:rsidR="0008502B" w:rsidRPr="00BB1814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chr3:14190232</w:t>
            </w:r>
          </w:p>
        </w:tc>
        <w:tc>
          <w:tcPr>
            <w:tcW w:w="851" w:type="dxa"/>
            <w:noWrap/>
          </w:tcPr>
          <w:p w14:paraId="5970349F" w14:textId="285DD222" w:rsidR="0008502B" w:rsidRPr="00BB1814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XPC</w:t>
            </w:r>
          </w:p>
        </w:tc>
        <w:tc>
          <w:tcPr>
            <w:tcW w:w="1984" w:type="dxa"/>
            <w:noWrap/>
          </w:tcPr>
          <w:p w14:paraId="409FAC47" w14:textId="3BE3105F" w:rsidR="0008502B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NM_004628.4:c.2251-1G&gt;C</w:t>
            </w:r>
          </w:p>
        </w:tc>
        <w:tc>
          <w:tcPr>
            <w:tcW w:w="2268" w:type="dxa"/>
            <w:noWrap/>
          </w:tcPr>
          <w:p w14:paraId="48A0E494" w14:textId="13358663" w:rsidR="0008502B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-</w:t>
            </w:r>
          </w:p>
        </w:tc>
        <w:tc>
          <w:tcPr>
            <w:tcW w:w="1701" w:type="dxa"/>
            <w:noWrap/>
          </w:tcPr>
          <w:p w14:paraId="5F6DD1DD" w14:textId="1BD64DD5" w:rsidR="0008502B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Splice acceptor variant</w:t>
            </w:r>
          </w:p>
        </w:tc>
        <w:tc>
          <w:tcPr>
            <w:tcW w:w="1276" w:type="dxa"/>
          </w:tcPr>
          <w:p w14:paraId="1318EBCC" w14:textId="1F1ABC6C" w:rsidR="0008502B" w:rsidRPr="00BB1814" w:rsidRDefault="0008502B" w:rsidP="000850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rs754673606</w:t>
            </w:r>
          </w:p>
        </w:tc>
        <w:tc>
          <w:tcPr>
            <w:tcW w:w="3118" w:type="dxa"/>
          </w:tcPr>
          <w:p w14:paraId="177A3E7C" w14:textId="2DC4ADB8" w:rsidR="0008502B" w:rsidRPr="00DD67A6" w:rsidRDefault="0008502B" w:rsidP="00085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Pathogenic</w:t>
            </w:r>
          </w:p>
        </w:tc>
      </w:tr>
    </w:tbl>
    <w:p w14:paraId="50502D50" w14:textId="1B8EAD64" w:rsidR="007037A7" w:rsidRDefault="009D3D3A" w:rsidP="007037A7">
      <w:pPr>
        <w:widowControl w:val="0"/>
        <w:autoSpaceDE w:val="0"/>
        <w:autoSpaceDN w:val="0"/>
        <w:adjustRightInd w:val="0"/>
        <w:spacing w:after="24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</w:t>
      </w:r>
    </w:p>
    <w:p w14:paraId="106197B5" w14:textId="77777777" w:rsidR="00EE4639" w:rsidRDefault="00EE4639">
      <w:r>
        <w:br w:type="page"/>
      </w:r>
    </w:p>
    <w:p w14:paraId="3A8726B3" w14:textId="12BE07E5" w:rsidR="00935915" w:rsidRDefault="00935915" w:rsidP="00935915">
      <w:pPr>
        <w:widowControl w:val="0"/>
        <w:autoSpaceDE w:val="0"/>
        <w:autoSpaceDN w:val="0"/>
        <w:adjustRightInd w:val="0"/>
        <w:spacing w:after="240"/>
        <w:jc w:val="both"/>
      </w:pPr>
      <w:r w:rsidRPr="006B3FF1">
        <w:lastRenderedPageBreak/>
        <w:t xml:space="preserve">Table </w:t>
      </w:r>
      <w:r w:rsidR="00C303A2">
        <w:t>4</w:t>
      </w:r>
      <w:r w:rsidRPr="006B3FF1">
        <w:t xml:space="preserve">: </w:t>
      </w:r>
      <w:r w:rsidR="00CE4F96">
        <w:t>Variant</w:t>
      </w:r>
      <w:r w:rsidRPr="006B3FF1">
        <w:t xml:space="preserve">s </w:t>
      </w:r>
      <w:r>
        <w:t>not selected by 4/6 functional effect prediction software packages, with known or likely pathogenicity.</w:t>
      </w:r>
    </w:p>
    <w:tbl>
      <w:tblPr>
        <w:tblStyle w:val="PlainTable1"/>
        <w:tblW w:w="14170" w:type="dxa"/>
        <w:tblLayout w:type="fixed"/>
        <w:tblLook w:val="04A0" w:firstRow="1" w:lastRow="0" w:firstColumn="1" w:lastColumn="0" w:noHBand="0" w:noVBand="1"/>
      </w:tblPr>
      <w:tblGrid>
        <w:gridCol w:w="817"/>
        <w:gridCol w:w="596"/>
        <w:gridCol w:w="1559"/>
        <w:gridCol w:w="1276"/>
        <w:gridCol w:w="2268"/>
        <w:gridCol w:w="2268"/>
        <w:gridCol w:w="1701"/>
        <w:gridCol w:w="1276"/>
        <w:gridCol w:w="2409"/>
      </w:tblGrid>
      <w:tr w:rsidR="001D6892" w:rsidRPr="00E40E19" w14:paraId="3ED609FD" w14:textId="6CE5AB10" w:rsidTr="001D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  <w:hideMark/>
          </w:tcPr>
          <w:p w14:paraId="6DE48069" w14:textId="2D0D35EC" w:rsidR="001D6892" w:rsidRPr="00E40E19" w:rsidRDefault="001D6892" w:rsidP="001D6892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Patient</w:t>
            </w:r>
          </w:p>
        </w:tc>
        <w:tc>
          <w:tcPr>
            <w:tcW w:w="596" w:type="dxa"/>
            <w:noWrap/>
            <w:hideMark/>
          </w:tcPr>
          <w:p w14:paraId="721F1EBF" w14:textId="4EA0ED74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Age</w:t>
            </w:r>
          </w:p>
        </w:tc>
        <w:tc>
          <w:tcPr>
            <w:tcW w:w="1559" w:type="dxa"/>
            <w:noWrap/>
            <w:hideMark/>
          </w:tcPr>
          <w:p w14:paraId="2EEB8717" w14:textId="502BF3E4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Position</w:t>
            </w:r>
          </w:p>
        </w:tc>
        <w:tc>
          <w:tcPr>
            <w:tcW w:w="1276" w:type="dxa"/>
            <w:noWrap/>
            <w:hideMark/>
          </w:tcPr>
          <w:p w14:paraId="1CAA4105" w14:textId="26DB7AE2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Gene Symbol</w:t>
            </w:r>
          </w:p>
        </w:tc>
        <w:tc>
          <w:tcPr>
            <w:tcW w:w="2268" w:type="dxa"/>
            <w:noWrap/>
            <w:hideMark/>
          </w:tcPr>
          <w:p w14:paraId="4A8D111E" w14:textId="7814DE1F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HGVSc</w:t>
            </w:r>
          </w:p>
        </w:tc>
        <w:tc>
          <w:tcPr>
            <w:tcW w:w="2268" w:type="dxa"/>
            <w:noWrap/>
            <w:hideMark/>
          </w:tcPr>
          <w:p w14:paraId="20D67D7F" w14:textId="601D33AF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HGVSp</w:t>
            </w:r>
          </w:p>
        </w:tc>
        <w:tc>
          <w:tcPr>
            <w:tcW w:w="1701" w:type="dxa"/>
            <w:noWrap/>
            <w:hideMark/>
          </w:tcPr>
          <w:p w14:paraId="5F99438E" w14:textId="5AE7E152" w:rsidR="001D6892" w:rsidRPr="00E40E19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 xml:space="preserve">Variant </w:t>
            </w: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br/>
              <w:t>Category</w:t>
            </w:r>
          </w:p>
        </w:tc>
        <w:tc>
          <w:tcPr>
            <w:tcW w:w="1276" w:type="dxa"/>
          </w:tcPr>
          <w:p w14:paraId="15C1974C" w14:textId="20CA5976" w:rsidR="001D6892" w:rsidRDefault="001D6892" w:rsidP="001D689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dbSNP ID</w:t>
            </w:r>
          </w:p>
        </w:tc>
        <w:tc>
          <w:tcPr>
            <w:tcW w:w="2409" w:type="dxa"/>
          </w:tcPr>
          <w:p w14:paraId="41E0761B" w14:textId="03F93D7A" w:rsidR="001D6892" w:rsidRDefault="001D6892" w:rsidP="001D68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ClinVar Significance</w:t>
            </w:r>
          </w:p>
        </w:tc>
      </w:tr>
      <w:tr w:rsidR="001D6892" w:rsidRPr="00E40E19" w14:paraId="70A86512" w14:textId="5B1FB5DC" w:rsidTr="001D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noWrap/>
          </w:tcPr>
          <w:p w14:paraId="3449FE69" w14:textId="32FB1130" w:rsidR="001D6892" w:rsidRPr="00E40E19" w:rsidRDefault="001D6892" w:rsidP="001D6892">
            <w:pPr>
              <w:jc w:val="both"/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  <w:lang w:eastAsia="en-ZA"/>
              </w:rPr>
              <w:t>BRB18</w:t>
            </w:r>
          </w:p>
        </w:tc>
        <w:tc>
          <w:tcPr>
            <w:tcW w:w="596" w:type="dxa"/>
            <w:noWrap/>
          </w:tcPr>
          <w:p w14:paraId="15B1D146" w14:textId="79DD4DEC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31:9</w:t>
            </w:r>
          </w:p>
        </w:tc>
        <w:tc>
          <w:tcPr>
            <w:tcW w:w="1559" w:type="dxa"/>
            <w:noWrap/>
          </w:tcPr>
          <w:p w14:paraId="61B616B6" w14:textId="2CE32A3E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chr12:121432125</w:t>
            </w:r>
          </w:p>
        </w:tc>
        <w:tc>
          <w:tcPr>
            <w:tcW w:w="1276" w:type="dxa"/>
            <w:noWrap/>
          </w:tcPr>
          <w:p w14:paraId="21922B5F" w14:textId="06126D01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HNF1A</w:t>
            </w:r>
          </w:p>
        </w:tc>
        <w:tc>
          <w:tcPr>
            <w:tcW w:w="2268" w:type="dxa"/>
            <w:noWrap/>
          </w:tcPr>
          <w:p w14:paraId="7F969A86" w14:textId="08B0D746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NM_000545.6:c.872C&gt;G</w:t>
            </w:r>
          </w:p>
        </w:tc>
        <w:tc>
          <w:tcPr>
            <w:tcW w:w="2268" w:type="dxa"/>
            <w:noWrap/>
          </w:tcPr>
          <w:p w14:paraId="4FB2FDAA" w14:textId="2DABFC53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NP_000536.5:p.Pro291Arg</w:t>
            </w:r>
          </w:p>
        </w:tc>
        <w:tc>
          <w:tcPr>
            <w:tcW w:w="1701" w:type="dxa"/>
            <w:noWrap/>
          </w:tcPr>
          <w:p w14:paraId="20BA4DAF" w14:textId="0DF13294" w:rsidR="001D6892" w:rsidRPr="00E40E19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Missense variant</w:t>
            </w:r>
          </w:p>
        </w:tc>
        <w:tc>
          <w:tcPr>
            <w:tcW w:w="1276" w:type="dxa"/>
          </w:tcPr>
          <w:p w14:paraId="2642EDC5" w14:textId="7A0FB18D" w:rsidR="001D6892" w:rsidRDefault="001D6892" w:rsidP="001D68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rs193922606</w:t>
            </w:r>
          </w:p>
        </w:tc>
        <w:tc>
          <w:tcPr>
            <w:tcW w:w="2409" w:type="dxa"/>
          </w:tcPr>
          <w:p w14:paraId="6A90A0C5" w14:textId="7EF2C52C" w:rsidR="001D6892" w:rsidRPr="00935915" w:rsidRDefault="001D6892" w:rsidP="001D6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ZA"/>
              </w:rPr>
              <w:t>With likely pathogenic allele</w:t>
            </w:r>
          </w:p>
        </w:tc>
      </w:tr>
    </w:tbl>
    <w:p w14:paraId="3A14A5A4" w14:textId="77777777" w:rsidR="00AB3A64" w:rsidRDefault="00AB3A64"/>
    <w:p w14:paraId="750A4D28" w14:textId="77777777" w:rsidR="00A852B9" w:rsidRDefault="00A852B9"/>
    <w:p w14:paraId="35FA95BD" w14:textId="77777777" w:rsidR="00A852B9" w:rsidRDefault="00A852B9"/>
    <w:p w14:paraId="1E5AC758" w14:textId="77777777" w:rsidR="00A852B9" w:rsidRDefault="00A852B9"/>
    <w:p w14:paraId="2059E6B7" w14:textId="77777777" w:rsidR="00A852B9" w:rsidRDefault="00A852B9"/>
    <w:p w14:paraId="4F1566E8" w14:textId="77777777" w:rsidR="00A852B9" w:rsidRDefault="00A852B9"/>
    <w:p w14:paraId="097FE35D" w14:textId="77777777" w:rsidR="00A852B9" w:rsidRDefault="00A852B9"/>
    <w:p w14:paraId="22D71D73" w14:textId="77777777" w:rsidR="00A852B9" w:rsidRDefault="00A852B9"/>
    <w:p w14:paraId="38860FCB" w14:textId="77777777" w:rsidR="00A852B9" w:rsidRDefault="00A852B9"/>
    <w:p w14:paraId="70B90C4F" w14:textId="77777777" w:rsidR="00A852B9" w:rsidRDefault="00A852B9"/>
    <w:p w14:paraId="34B849E8" w14:textId="77777777" w:rsidR="00A852B9" w:rsidRDefault="00A852B9"/>
    <w:p w14:paraId="75235C8B" w14:textId="77777777" w:rsidR="00A852B9" w:rsidRDefault="00A852B9"/>
    <w:p w14:paraId="3453BC4B" w14:textId="77777777" w:rsidR="00A852B9" w:rsidRDefault="00A852B9"/>
    <w:p w14:paraId="31CDB447" w14:textId="77777777" w:rsidR="00A852B9" w:rsidRDefault="00A852B9"/>
    <w:p w14:paraId="31B64BA4" w14:textId="77777777" w:rsidR="00A852B9" w:rsidRDefault="00A852B9"/>
    <w:p w14:paraId="14B1A118" w14:textId="77777777" w:rsidR="00A852B9" w:rsidRDefault="00A852B9"/>
    <w:p w14:paraId="5F821EFA" w14:textId="77777777" w:rsidR="00A852B9" w:rsidRDefault="00A852B9"/>
    <w:p w14:paraId="686B0BB6" w14:textId="77777777" w:rsidR="00A852B9" w:rsidRDefault="00A852B9"/>
    <w:p w14:paraId="2B5A6BB0" w14:textId="77777777" w:rsidR="00A852B9" w:rsidRDefault="00A852B9"/>
    <w:p w14:paraId="6717876B" w14:textId="77777777" w:rsidR="00A852B9" w:rsidRDefault="00A852B9"/>
    <w:p w14:paraId="47CEEB5B" w14:textId="77777777" w:rsidR="00A852B9" w:rsidRDefault="00A852B9"/>
    <w:p w14:paraId="5EE938AB" w14:textId="77777777" w:rsidR="00A852B9" w:rsidRDefault="00A852B9"/>
    <w:p w14:paraId="2E0EA892" w14:textId="77777777" w:rsidR="00A852B9" w:rsidRDefault="00A852B9"/>
    <w:p w14:paraId="6D8B361A" w14:textId="77777777" w:rsidR="00A852B9" w:rsidRDefault="00A852B9"/>
    <w:p w14:paraId="06020297" w14:textId="77777777" w:rsidR="00A852B9" w:rsidRDefault="00A852B9"/>
    <w:p w14:paraId="654C91DF" w14:textId="0B5ABE04" w:rsidR="00A852B9" w:rsidRDefault="00A852B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2C5BAC" wp14:editId="12626F5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8858250" cy="44672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78E15" w14:textId="5426EEDF" w:rsidR="00A852B9" w:rsidRDefault="00A852B9" w:rsidP="00A852B9">
      <w:pPr>
        <w:widowControl w:val="0"/>
        <w:autoSpaceDE w:val="0"/>
        <w:autoSpaceDN w:val="0"/>
        <w:adjustRightInd w:val="0"/>
        <w:spacing w:after="240"/>
        <w:rPr>
          <w:rFonts w:cs="Times"/>
          <w:lang w:val="en-US"/>
        </w:rPr>
      </w:pPr>
      <w:r>
        <w:rPr>
          <w:rFonts w:cs="Times"/>
          <w:lang w:val="en-US"/>
        </w:rPr>
        <w:t>Figure 1: A matrix of patients vs. genes with variants (multiple variants may be present per gene, coloring is by the highest effect prediction score). Yellow indicates a deleterious effect predicted by 3/5 methods, orange by 4/5 methods, red by 5/5 methods and black by variants other than missense mutations.</w:t>
      </w:r>
    </w:p>
    <w:p w14:paraId="43C03807" w14:textId="4584F3E0" w:rsidR="00A852B9" w:rsidRDefault="00A852B9">
      <w:pPr>
        <w:sectPr w:rsidR="00A852B9" w:rsidSect="00AB3A64">
          <w:pgSz w:w="16840" w:h="11900" w:orient="landscape"/>
          <w:pgMar w:top="1797" w:right="1440" w:bottom="1797" w:left="1440" w:header="709" w:footer="709" w:gutter="0"/>
          <w:cols w:space="708"/>
          <w:docGrid w:linePitch="360"/>
        </w:sectPr>
      </w:pPr>
    </w:p>
    <w:p w14:paraId="74392AF2" w14:textId="44D42C00" w:rsidR="00BB4EBA" w:rsidRDefault="00625D9D" w:rsidP="007C4DD3">
      <w:r>
        <w:rPr>
          <w:rFonts w:cs="Times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8681463" wp14:editId="36EE790A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9296400" cy="45142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3C87" w14:textId="08F8186A" w:rsidR="0004228C" w:rsidRDefault="00BB4EBA" w:rsidP="00BB4EBA">
      <w:pPr>
        <w:tabs>
          <w:tab w:val="left" w:pos="5461"/>
        </w:tabs>
        <w:rPr>
          <w:rFonts w:cs="Times"/>
          <w:lang w:val="en-US"/>
        </w:rPr>
      </w:pPr>
      <w:r>
        <w:tab/>
      </w:r>
    </w:p>
    <w:p w14:paraId="6032E18E" w14:textId="42D79141" w:rsidR="0004228C" w:rsidRDefault="0004228C" w:rsidP="001E7D04">
      <w:pPr>
        <w:widowControl w:val="0"/>
        <w:autoSpaceDE w:val="0"/>
        <w:autoSpaceDN w:val="0"/>
        <w:adjustRightInd w:val="0"/>
        <w:spacing w:after="240"/>
        <w:rPr>
          <w:rFonts w:cs="Times"/>
          <w:lang w:val="en-US"/>
        </w:rPr>
      </w:pPr>
      <w:r>
        <w:rPr>
          <w:rFonts w:cs="Times"/>
          <w:lang w:val="en-US"/>
        </w:rPr>
        <w:t xml:space="preserve">Figure </w:t>
      </w:r>
      <w:r w:rsidR="00A852B9">
        <w:rPr>
          <w:rFonts w:cs="Times"/>
          <w:lang w:val="en-US"/>
        </w:rPr>
        <w:t>2</w:t>
      </w:r>
      <w:r>
        <w:rPr>
          <w:rFonts w:cs="Times"/>
          <w:lang w:val="en-US"/>
        </w:rPr>
        <w:t xml:space="preserve">: A matrix of </w:t>
      </w:r>
      <w:r w:rsidR="00A852B9">
        <w:rPr>
          <w:rFonts w:cs="Times"/>
          <w:lang w:val="en-US"/>
        </w:rPr>
        <w:t>variants</w:t>
      </w:r>
      <w:r>
        <w:rPr>
          <w:rFonts w:cs="Times"/>
          <w:lang w:val="en-US"/>
        </w:rPr>
        <w:t xml:space="preserve"> vs. </w:t>
      </w:r>
      <w:r w:rsidR="00A852B9">
        <w:rPr>
          <w:rFonts w:cs="Times"/>
          <w:lang w:val="en-US"/>
        </w:rPr>
        <w:t>patients</w:t>
      </w:r>
      <w:r>
        <w:rPr>
          <w:rFonts w:cs="Times"/>
          <w:lang w:val="en-US"/>
        </w:rPr>
        <w:t xml:space="preserve"> </w:t>
      </w:r>
      <w:r w:rsidR="00A852B9">
        <w:rPr>
          <w:rFonts w:cs="Times"/>
          <w:lang w:val="en-US"/>
        </w:rPr>
        <w:t>(</w:t>
      </w:r>
      <w:r>
        <w:rPr>
          <w:rFonts w:cs="Times"/>
          <w:lang w:val="en-US"/>
        </w:rPr>
        <w:t xml:space="preserve">coloring is by the highest effect prediction score). Yellow indicates a deleterious effect predicted by </w:t>
      </w:r>
      <w:r w:rsidR="00A852B9">
        <w:rPr>
          <w:rFonts w:cs="Times"/>
          <w:lang w:val="en-US"/>
        </w:rPr>
        <w:t>3/5</w:t>
      </w:r>
      <w:r>
        <w:rPr>
          <w:rFonts w:cs="Times"/>
          <w:lang w:val="en-US"/>
        </w:rPr>
        <w:t xml:space="preserve"> methods, orange by </w:t>
      </w:r>
      <w:r w:rsidR="00A852B9">
        <w:rPr>
          <w:rFonts w:cs="Times"/>
          <w:lang w:val="en-US"/>
        </w:rPr>
        <w:t>4/5</w:t>
      </w:r>
      <w:r>
        <w:rPr>
          <w:rFonts w:cs="Times"/>
          <w:lang w:val="en-US"/>
        </w:rPr>
        <w:t xml:space="preserve"> methods</w:t>
      </w:r>
      <w:r w:rsidR="00A852B9">
        <w:rPr>
          <w:rFonts w:cs="Times"/>
          <w:lang w:val="en-US"/>
        </w:rPr>
        <w:t>,</w:t>
      </w:r>
      <w:r>
        <w:rPr>
          <w:rFonts w:cs="Times"/>
          <w:lang w:val="en-US"/>
        </w:rPr>
        <w:t xml:space="preserve"> red by </w:t>
      </w:r>
      <w:r w:rsidR="00A852B9">
        <w:rPr>
          <w:rFonts w:cs="Times"/>
          <w:lang w:val="en-US"/>
        </w:rPr>
        <w:t>5/5</w:t>
      </w:r>
      <w:r>
        <w:rPr>
          <w:rFonts w:cs="Times"/>
          <w:lang w:val="en-US"/>
        </w:rPr>
        <w:t xml:space="preserve"> methods</w:t>
      </w:r>
      <w:r w:rsidR="00A852B9">
        <w:rPr>
          <w:rFonts w:cs="Times"/>
          <w:lang w:val="en-US"/>
        </w:rPr>
        <w:t xml:space="preserve"> and black by variants other than missense mutations</w:t>
      </w:r>
      <w:r>
        <w:rPr>
          <w:rFonts w:cs="Times"/>
          <w:lang w:val="en-US"/>
        </w:rPr>
        <w:t>.</w:t>
      </w:r>
    </w:p>
    <w:p w14:paraId="3D6BE31E" w14:textId="3D684D2A" w:rsidR="00A852B9" w:rsidRDefault="00A852B9" w:rsidP="002242CD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lang w:val="en-US"/>
        </w:rPr>
        <w:sectPr w:rsidR="00A852B9" w:rsidSect="00066E8C">
          <w:pgSz w:w="16840" w:h="11900" w:orient="landscape"/>
          <w:pgMar w:top="1797" w:right="1440" w:bottom="1797" w:left="1440" w:header="709" w:footer="709" w:gutter="0"/>
          <w:cols w:space="708"/>
          <w:docGrid w:linePitch="360"/>
        </w:sectPr>
      </w:pPr>
    </w:p>
    <w:p w14:paraId="0FE35925" w14:textId="5E6B795A" w:rsidR="007B6BE9" w:rsidRPr="007B6BE9" w:rsidRDefault="007B6BE9" w:rsidP="00577362">
      <w:pPr>
        <w:rPr>
          <w:b/>
        </w:rPr>
      </w:pPr>
      <w:r w:rsidRPr="007B6BE9">
        <w:rPr>
          <w:b/>
        </w:rPr>
        <w:lastRenderedPageBreak/>
        <w:t>Supplementary information</w:t>
      </w:r>
    </w:p>
    <w:p w14:paraId="1FDF8E86" w14:textId="77777777" w:rsidR="007B6BE9" w:rsidRDefault="007B6BE9" w:rsidP="00576A81">
      <w:pPr>
        <w:outlineLvl w:val="0"/>
      </w:pPr>
    </w:p>
    <w:p w14:paraId="2307BB61" w14:textId="0BAC4A3A" w:rsidR="0026526A" w:rsidRDefault="0026526A" w:rsidP="00576A81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cs="Times"/>
          <w:lang w:val="en-US"/>
        </w:rPr>
      </w:pPr>
      <w:r>
        <w:rPr>
          <w:rFonts w:cs="Times"/>
          <w:lang w:val="en-US"/>
        </w:rPr>
        <w:t xml:space="preserve">Supplementary Table </w:t>
      </w:r>
      <w:r w:rsidR="007B6AD6">
        <w:rPr>
          <w:rFonts w:cs="Times"/>
          <w:lang w:val="en-US"/>
        </w:rPr>
        <w:t>1</w:t>
      </w:r>
      <w:r>
        <w:rPr>
          <w:rFonts w:cs="Times"/>
          <w:lang w:val="en-US"/>
        </w:rPr>
        <w:t>:</w:t>
      </w:r>
      <w:r w:rsidR="009F54DD">
        <w:rPr>
          <w:rFonts w:cs="Times"/>
          <w:lang w:val="en-US"/>
        </w:rPr>
        <w:t xml:space="preserve"> </w:t>
      </w:r>
      <w:r w:rsidR="000267EE">
        <w:rPr>
          <w:rFonts w:cs="Times"/>
          <w:lang w:val="en-US"/>
        </w:rPr>
        <w:t xml:space="preserve">All variants following GATK variant filtration </w:t>
      </w:r>
      <w:r w:rsidR="009F54DD">
        <w:rPr>
          <w:rFonts w:cs="Times"/>
          <w:lang w:val="en-US"/>
        </w:rPr>
        <w:t>(</w:t>
      </w:r>
      <w:r w:rsidR="009F54DD" w:rsidRPr="00577362">
        <w:rPr>
          <w:rFonts w:cs="Times"/>
          <w:b/>
          <w:lang w:val="en-US"/>
        </w:rPr>
        <w:t>online</w:t>
      </w:r>
      <w:r w:rsidR="009F54DD">
        <w:rPr>
          <w:rFonts w:cs="Times"/>
          <w:lang w:val="en-US"/>
        </w:rPr>
        <w:t>)</w:t>
      </w:r>
      <w:r w:rsidR="000267EE">
        <w:rPr>
          <w:rFonts w:cs="Times"/>
          <w:lang w:val="en-US"/>
        </w:rPr>
        <w:t>.</w:t>
      </w:r>
    </w:p>
    <w:p w14:paraId="791EE5E7" w14:textId="77777777" w:rsidR="006E6138" w:rsidRDefault="006E6138" w:rsidP="00576A81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cs="Times"/>
          <w:lang w:val="en-US"/>
        </w:rPr>
      </w:pPr>
    </w:p>
    <w:p w14:paraId="78DB25A1" w14:textId="32BC12A3" w:rsidR="009F54DD" w:rsidRDefault="00576A81" w:rsidP="00576A81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cs="Times"/>
          <w:lang w:val="en-US"/>
        </w:rPr>
      </w:pPr>
      <w:r>
        <w:rPr>
          <w:rFonts w:cs="Times"/>
          <w:lang w:val="en-US"/>
        </w:rPr>
        <w:t xml:space="preserve">Supplementary Table </w:t>
      </w:r>
      <w:r w:rsidR="007B6AD6">
        <w:rPr>
          <w:rFonts w:cs="Times"/>
          <w:lang w:val="en-US"/>
        </w:rPr>
        <w:t>2</w:t>
      </w:r>
      <w:r w:rsidR="009F54DD">
        <w:rPr>
          <w:rFonts w:cs="Times"/>
          <w:lang w:val="en-US"/>
        </w:rPr>
        <w:t xml:space="preserve">: </w:t>
      </w:r>
      <w:r w:rsidR="000267EE">
        <w:rPr>
          <w:rFonts w:cs="Times"/>
          <w:lang w:val="en-US"/>
        </w:rPr>
        <w:t>All variants (ex</w:t>
      </w:r>
      <w:r w:rsidR="007D273D">
        <w:rPr>
          <w:rFonts w:cs="Times"/>
          <w:lang w:val="en-US"/>
        </w:rPr>
        <w:t>cl</w:t>
      </w:r>
      <w:r w:rsidR="000267EE">
        <w:rPr>
          <w:rFonts w:cs="Times"/>
          <w:lang w:val="en-US"/>
        </w:rPr>
        <w:t xml:space="preserve">uding </w:t>
      </w:r>
      <w:r w:rsidR="0076299E">
        <w:rPr>
          <w:rFonts w:cs="Times"/>
          <w:lang w:val="en-US"/>
        </w:rPr>
        <w:t>synonymou</w:t>
      </w:r>
      <w:r w:rsidR="000267EE">
        <w:rPr>
          <w:rFonts w:cs="Times"/>
          <w:lang w:val="en-US"/>
        </w:rPr>
        <w:t xml:space="preserve">s </w:t>
      </w:r>
      <w:r w:rsidR="00CE4F96">
        <w:rPr>
          <w:rFonts w:cs="Times"/>
          <w:lang w:val="en-US"/>
        </w:rPr>
        <w:t>variant</w:t>
      </w:r>
      <w:r w:rsidR="000267EE">
        <w:rPr>
          <w:rFonts w:cs="Times"/>
          <w:lang w:val="en-US"/>
        </w:rPr>
        <w:t xml:space="preserve">s) predicted to be deleterious by </w:t>
      </w:r>
      <w:r w:rsidR="00D62220">
        <w:rPr>
          <w:rFonts w:cs="Times"/>
          <w:lang w:val="en-US"/>
        </w:rPr>
        <w:t xml:space="preserve">three </w:t>
      </w:r>
      <w:r w:rsidR="000267EE">
        <w:rPr>
          <w:rFonts w:cs="Times"/>
          <w:lang w:val="en-US"/>
        </w:rPr>
        <w:t xml:space="preserve">of the </w:t>
      </w:r>
      <w:r w:rsidR="00D62220">
        <w:rPr>
          <w:rFonts w:cs="Times"/>
          <w:lang w:val="en-US"/>
        </w:rPr>
        <w:t>five</w:t>
      </w:r>
      <w:r w:rsidR="000267EE">
        <w:rPr>
          <w:rFonts w:cs="Times"/>
          <w:lang w:val="en-US"/>
        </w:rPr>
        <w:t xml:space="preserve"> </w:t>
      </w:r>
      <w:r w:rsidR="0053792A">
        <w:rPr>
          <w:rFonts w:cs="Times"/>
          <w:lang w:val="en-US"/>
        </w:rPr>
        <w:t xml:space="preserve">functional prediction </w:t>
      </w:r>
      <w:r w:rsidR="000267EE">
        <w:rPr>
          <w:rFonts w:cs="Times"/>
          <w:lang w:val="en-US"/>
        </w:rPr>
        <w:t>methods (</w:t>
      </w:r>
      <w:r w:rsidR="000267EE" w:rsidRPr="00577362">
        <w:rPr>
          <w:rFonts w:cs="Times"/>
          <w:b/>
          <w:lang w:val="en-US"/>
        </w:rPr>
        <w:t>online</w:t>
      </w:r>
      <w:r w:rsidR="000267EE">
        <w:rPr>
          <w:rFonts w:cs="Times"/>
          <w:lang w:val="en-US"/>
        </w:rPr>
        <w:t>).</w:t>
      </w:r>
    </w:p>
    <w:p w14:paraId="0A3F79DE" w14:textId="77777777" w:rsidR="009F54DD" w:rsidRDefault="009F54DD" w:rsidP="002242CD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lang w:val="en-US"/>
        </w:rPr>
      </w:pPr>
    </w:p>
    <w:p w14:paraId="551ABEC5" w14:textId="05FD0E1E" w:rsidR="001866FD" w:rsidRPr="001866FD" w:rsidRDefault="001866FD">
      <w:pPr>
        <w:widowControl w:val="0"/>
        <w:autoSpaceDE w:val="0"/>
        <w:autoSpaceDN w:val="0"/>
        <w:adjustRightInd w:val="0"/>
        <w:spacing w:after="240"/>
        <w:jc w:val="both"/>
        <w:pPrChange w:id="215" w:author="Fourie Joubert" w:date="2019-03-04T16:06:00Z">
          <w:pPr/>
        </w:pPrChange>
      </w:pPr>
    </w:p>
    <w:sectPr w:rsidR="001866FD" w:rsidRPr="001866FD" w:rsidSect="00066E8C">
      <w:pgSz w:w="16840" w:h="11900" w:orient="landscape"/>
      <w:pgMar w:top="1797" w:right="1440" w:bottom="1797" w:left="144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Fourie Joubert" w:date="2019-03-04T15:59:00Z" w:initials="FJ">
    <w:p w14:paraId="14DFF72D" w14:textId="5C1A615E" w:rsidR="00146E5C" w:rsidRDefault="00146E5C">
      <w:pPr>
        <w:pStyle w:val="CommentText"/>
      </w:pPr>
      <w:bookmarkStart w:id="1" w:name="_GoBack"/>
      <w:bookmarkEnd w:id="1"/>
      <w:r>
        <w:rPr>
          <w:rStyle w:val="CommentReference"/>
        </w:rPr>
        <w:annotationRef/>
      </w:r>
      <w:r>
        <w:t>Detail from Lizette?</w:t>
      </w:r>
    </w:p>
  </w:comment>
  <w:comment w:id="27" w:author="Dewald Eygelaar" w:date="2018-12-26T14:10:00Z" w:initials="DE">
    <w:p w14:paraId="70FCE9D2" w14:textId="0D466D35" w:rsidR="00146E5C" w:rsidRDefault="00146E5C">
      <w:pPr>
        <w:pStyle w:val="CommentText"/>
      </w:pPr>
      <w:r>
        <w:rPr>
          <w:rStyle w:val="CommentReference"/>
        </w:rPr>
        <w:annotationRef/>
      </w:r>
      <w:r>
        <w:t xml:space="preserve">Lizette? Is </w:t>
      </w:r>
      <w:proofErr w:type="spellStart"/>
      <w:r>
        <w:t>dit</w:t>
      </w:r>
      <w:proofErr w:type="spellEnd"/>
      <w:r>
        <w:t xml:space="preserve"> </w:t>
      </w:r>
      <w:proofErr w:type="spellStart"/>
      <w:r>
        <w:t>bepaal</w:t>
      </w:r>
      <w:proofErr w:type="spellEnd"/>
      <w:r>
        <w:t xml:space="preserve"> </w:t>
      </w:r>
      <w:proofErr w:type="spellStart"/>
      <w:r>
        <w:t>enigsins</w:t>
      </w:r>
      <w:proofErr w:type="spellEnd"/>
      <w:r>
        <w:t>?</w:t>
      </w:r>
    </w:p>
  </w:comment>
  <w:comment w:id="213" w:author="Dewald Eygelaar" w:date="2019-03-05T14:32:00Z" w:initials="DE">
    <w:p w14:paraId="5363E2CD" w14:textId="0A07A9CC" w:rsidR="00146E5C" w:rsidRDefault="00146E5C">
      <w:pPr>
        <w:pStyle w:val="CommentText"/>
      </w:pPr>
      <w:r>
        <w:rPr>
          <w:rStyle w:val="CommentReference"/>
        </w:rPr>
        <w:annotationRef/>
      </w:r>
      <w:proofErr w:type="spellStart"/>
      <w:r>
        <w:t>Ek</w:t>
      </w:r>
      <w:proofErr w:type="spellEnd"/>
      <w:r>
        <w:t xml:space="preserve"> </w:t>
      </w:r>
      <w:proofErr w:type="spellStart"/>
      <w:r>
        <w:t>haal</w:t>
      </w:r>
      <w:proofErr w:type="spellEnd"/>
      <w:r>
        <w:t xml:space="preserve"> </w:t>
      </w:r>
      <w:proofErr w:type="spellStart"/>
      <w:r>
        <w:t>hierdie</w:t>
      </w:r>
      <w:proofErr w:type="spellEnd"/>
      <w:r>
        <w:t xml:space="preserve"> maar </w:t>
      </w:r>
      <w:proofErr w:type="spellStart"/>
      <w:r>
        <w:t>eerder</w:t>
      </w:r>
      <w:proofErr w:type="spellEnd"/>
      <w:r>
        <w:t xml:space="preserve"> </w:t>
      </w:r>
      <w:proofErr w:type="spellStart"/>
      <w:r>
        <w:t>uit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DFF72D" w15:done="0"/>
  <w15:commentEx w15:paraId="70FCE9D2" w15:done="0"/>
  <w15:commentEx w15:paraId="5363E2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4DFF72D" w16cid:durableId="2027C9F7"/>
  <w16cid:commentId w16cid:paraId="70FCE9D2" w16cid:durableId="1FCE0A43"/>
  <w16cid:commentId w16cid:paraId="5363E2CD" w16cid:durableId="202906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7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3437E"/>
    <w:multiLevelType w:val="hybridMultilevel"/>
    <w:tmpl w:val="D04ED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7261D"/>
    <w:multiLevelType w:val="hybridMultilevel"/>
    <w:tmpl w:val="D99250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C75F6F"/>
    <w:multiLevelType w:val="hybridMultilevel"/>
    <w:tmpl w:val="7C2C03EC"/>
    <w:lvl w:ilvl="0" w:tplc="439E854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3D2BAC"/>
    <w:multiLevelType w:val="hybridMultilevel"/>
    <w:tmpl w:val="CE88C8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CBB06DC"/>
    <w:multiLevelType w:val="hybridMultilevel"/>
    <w:tmpl w:val="A208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ourie Joubert">
    <w15:presenceInfo w15:providerId="None" w15:userId="Fourie Joubert"/>
  </w15:person>
  <w15:person w15:author="Dewald Eygelaar">
    <w15:presenceInfo w15:providerId="Windows Live" w15:userId="9755600964bc82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AMA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e2zzvva00pd9uet2s5ptrz5drtpx52vdvza&quot;&gt;My EndNote Library&lt;record-ids&gt;&lt;item&gt;13&lt;/item&gt;&lt;item&gt;36&lt;/item&gt;&lt;item&gt;107&lt;/item&gt;&lt;item&gt;116&lt;/item&gt;&lt;item&gt;159&lt;/item&gt;&lt;item&gt;161&lt;/item&gt;&lt;item&gt;172&lt;/item&gt;&lt;item&gt;173&lt;/item&gt;&lt;item&gt;174&lt;/item&gt;&lt;item&gt;175&lt;/item&gt;&lt;item&gt;176&lt;/item&gt;&lt;item&gt;177&lt;/item&gt;&lt;item&gt;178&lt;/item&gt;&lt;item&gt;184&lt;/item&gt;&lt;item&gt;207&lt;/item&gt;&lt;item&gt;243&lt;/item&gt;&lt;item&gt;287&lt;/item&gt;&lt;item&gt;386&lt;/item&gt;&lt;item&gt;493&lt;/item&gt;&lt;item&gt;494&lt;/item&gt;&lt;item&gt;504&lt;/item&gt;&lt;item&gt;569&lt;/item&gt;&lt;item&gt;570&lt;/item&gt;&lt;item&gt;573&lt;/item&gt;&lt;item&gt;574&lt;/item&gt;&lt;item&gt;575&lt;/item&gt;&lt;item&gt;576&lt;/item&gt;&lt;/record-ids&gt;&lt;/item&gt;&lt;/Libraries&gt;"/>
  </w:docVars>
  <w:rsids>
    <w:rsidRoot w:val="003128A8"/>
    <w:rsid w:val="00001C2A"/>
    <w:rsid w:val="00002682"/>
    <w:rsid w:val="0000499B"/>
    <w:rsid w:val="00004AAA"/>
    <w:rsid w:val="0001039B"/>
    <w:rsid w:val="00012EE4"/>
    <w:rsid w:val="00020E72"/>
    <w:rsid w:val="000217D1"/>
    <w:rsid w:val="00023696"/>
    <w:rsid w:val="00024715"/>
    <w:rsid w:val="00024E99"/>
    <w:rsid w:val="000267EE"/>
    <w:rsid w:val="00027A95"/>
    <w:rsid w:val="00031C34"/>
    <w:rsid w:val="00032B19"/>
    <w:rsid w:val="00032D83"/>
    <w:rsid w:val="000402C2"/>
    <w:rsid w:val="00040D98"/>
    <w:rsid w:val="0004228C"/>
    <w:rsid w:val="00042F6D"/>
    <w:rsid w:val="00044146"/>
    <w:rsid w:val="00044E52"/>
    <w:rsid w:val="00046792"/>
    <w:rsid w:val="00046B3C"/>
    <w:rsid w:val="00046B74"/>
    <w:rsid w:val="00046C53"/>
    <w:rsid w:val="000503EE"/>
    <w:rsid w:val="00050E94"/>
    <w:rsid w:val="00053000"/>
    <w:rsid w:val="00055CFE"/>
    <w:rsid w:val="00063982"/>
    <w:rsid w:val="000666ED"/>
    <w:rsid w:val="00066E8C"/>
    <w:rsid w:val="00081354"/>
    <w:rsid w:val="00083FC8"/>
    <w:rsid w:val="0008502B"/>
    <w:rsid w:val="0008632E"/>
    <w:rsid w:val="00086F82"/>
    <w:rsid w:val="00092DC1"/>
    <w:rsid w:val="00094FDE"/>
    <w:rsid w:val="000967EB"/>
    <w:rsid w:val="00097E5E"/>
    <w:rsid w:val="000A21C5"/>
    <w:rsid w:val="000A3757"/>
    <w:rsid w:val="000A3C4B"/>
    <w:rsid w:val="000A4425"/>
    <w:rsid w:val="000A54DA"/>
    <w:rsid w:val="000A6A5C"/>
    <w:rsid w:val="000B01B8"/>
    <w:rsid w:val="000B03E2"/>
    <w:rsid w:val="000B3875"/>
    <w:rsid w:val="000B3F9F"/>
    <w:rsid w:val="000B5793"/>
    <w:rsid w:val="000B584A"/>
    <w:rsid w:val="000C5CC0"/>
    <w:rsid w:val="000D1060"/>
    <w:rsid w:val="000D51C1"/>
    <w:rsid w:val="000E0176"/>
    <w:rsid w:val="000E45E2"/>
    <w:rsid w:val="000E793B"/>
    <w:rsid w:val="000F05B4"/>
    <w:rsid w:val="000F1481"/>
    <w:rsid w:val="000F4FCC"/>
    <w:rsid w:val="000F6513"/>
    <w:rsid w:val="000F7C0A"/>
    <w:rsid w:val="000F7C91"/>
    <w:rsid w:val="001018E9"/>
    <w:rsid w:val="0010267C"/>
    <w:rsid w:val="00102D40"/>
    <w:rsid w:val="00103060"/>
    <w:rsid w:val="001035FA"/>
    <w:rsid w:val="00106D30"/>
    <w:rsid w:val="001071C3"/>
    <w:rsid w:val="00107A8A"/>
    <w:rsid w:val="00110BA6"/>
    <w:rsid w:val="001130A1"/>
    <w:rsid w:val="00115FCD"/>
    <w:rsid w:val="00117617"/>
    <w:rsid w:val="0012351E"/>
    <w:rsid w:val="001255CB"/>
    <w:rsid w:val="001268FE"/>
    <w:rsid w:val="00127BE2"/>
    <w:rsid w:val="00127E18"/>
    <w:rsid w:val="001306EB"/>
    <w:rsid w:val="0013123B"/>
    <w:rsid w:val="00131BFF"/>
    <w:rsid w:val="00132A21"/>
    <w:rsid w:val="00132FA6"/>
    <w:rsid w:val="001356B1"/>
    <w:rsid w:val="00135EFD"/>
    <w:rsid w:val="00136A27"/>
    <w:rsid w:val="001376E9"/>
    <w:rsid w:val="0014033C"/>
    <w:rsid w:val="00141076"/>
    <w:rsid w:val="0014191D"/>
    <w:rsid w:val="0014500E"/>
    <w:rsid w:val="001467EF"/>
    <w:rsid w:val="00146E5C"/>
    <w:rsid w:val="0014738A"/>
    <w:rsid w:val="001507D0"/>
    <w:rsid w:val="00157BDD"/>
    <w:rsid w:val="00157D6A"/>
    <w:rsid w:val="00161875"/>
    <w:rsid w:val="001624FC"/>
    <w:rsid w:val="001629F6"/>
    <w:rsid w:val="00163C9E"/>
    <w:rsid w:val="00165EAD"/>
    <w:rsid w:val="00166543"/>
    <w:rsid w:val="001673E1"/>
    <w:rsid w:val="00170317"/>
    <w:rsid w:val="0017172F"/>
    <w:rsid w:val="001720CB"/>
    <w:rsid w:val="001744D0"/>
    <w:rsid w:val="00183677"/>
    <w:rsid w:val="00185B75"/>
    <w:rsid w:val="001866FD"/>
    <w:rsid w:val="001900AE"/>
    <w:rsid w:val="0019171B"/>
    <w:rsid w:val="00192D88"/>
    <w:rsid w:val="00194E0C"/>
    <w:rsid w:val="00195739"/>
    <w:rsid w:val="00196C03"/>
    <w:rsid w:val="0019710F"/>
    <w:rsid w:val="001978C4"/>
    <w:rsid w:val="001A046F"/>
    <w:rsid w:val="001A0B40"/>
    <w:rsid w:val="001A2C06"/>
    <w:rsid w:val="001A5AB0"/>
    <w:rsid w:val="001A725A"/>
    <w:rsid w:val="001A770E"/>
    <w:rsid w:val="001B2B4A"/>
    <w:rsid w:val="001B34FD"/>
    <w:rsid w:val="001B5652"/>
    <w:rsid w:val="001B5F2F"/>
    <w:rsid w:val="001B6713"/>
    <w:rsid w:val="001C02E1"/>
    <w:rsid w:val="001C7A36"/>
    <w:rsid w:val="001D495E"/>
    <w:rsid w:val="001D50C4"/>
    <w:rsid w:val="001D623E"/>
    <w:rsid w:val="001D67B3"/>
    <w:rsid w:val="001D6892"/>
    <w:rsid w:val="001E1306"/>
    <w:rsid w:val="001E1F6E"/>
    <w:rsid w:val="001E228D"/>
    <w:rsid w:val="001E7D04"/>
    <w:rsid w:val="001F53D9"/>
    <w:rsid w:val="00200229"/>
    <w:rsid w:val="00201501"/>
    <w:rsid w:val="00201CB0"/>
    <w:rsid w:val="002020B7"/>
    <w:rsid w:val="00203C2D"/>
    <w:rsid w:val="00210267"/>
    <w:rsid w:val="00216B08"/>
    <w:rsid w:val="00216FFC"/>
    <w:rsid w:val="0022179D"/>
    <w:rsid w:val="002242CD"/>
    <w:rsid w:val="002270F7"/>
    <w:rsid w:val="00231A4F"/>
    <w:rsid w:val="002346D9"/>
    <w:rsid w:val="00237A10"/>
    <w:rsid w:val="002422AC"/>
    <w:rsid w:val="00242C0A"/>
    <w:rsid w:val="00246804"/>
    <w:rsid w:val="00247659"/>
    <w:rsid w:val="00247C38"/>
    <w:rsid w:val="00253370"/>
    <w:rsid w:val="0025485B"/>
    <w:rsid w:val="00261E07"/>
    <w:rsid w:val="002637D8"/>
    <w:rsid w:val="0026526A"/>
    <w:rsid w:val="00265BE1"/>
    <w:rsid w:val="00265DB9"/>
    <w:rsid w:val="002664A7"/>
    <w:rsid w:val="00266F5A"/>
    <w:rsid w:val="002724AD"/>
    <w:rsid w:val="00274431"/>
    <w:rsid w:val="00275189"/>
    <w:rsid w:val="00281AB3"/>
    <w:rsid w:val="00281D36"/>
    <w:rsid w:val="002863B2"/>
    <w:rsid w:val="002A1F51"/>
    <w:rsid w:val="002A33D9"/>
    <w:rsid w:val="002A4BB1"/>
    <w:rsid w:val="002A52D6"/>
    <w:rsid w:val="002A55E6"/>
    <w:rsid w:val="002A6073"/>
    <w:rsid w:val="002A69CB"/>
    <w:rsid w:val="002A6D61"/>
    <w:rsid w:val="002A78C5"/>
    <w:rsid w:val="002B3195"/>
    <w:rsid w:val="002B4122"/>
    <w:rsid w:val="002C03FE"/>
    <w:rsid w:val="002C0E9A"/>
    <w:rsid w:val="002C434B"/>
    <w:rsid w:val="002C6F2D"/>
    <w:rsid w:val="002C7FC1"/>
    <w:rsid w:val="002D1249"/>
    <w:rsid w:val="002D1ADE"/>
    <w:rsid w:val="002D782E"/>
    <w:rsid w:val="002E09BA"/>
    <w:rsid w:val="002E17CA"/>
    <w:rsid w:val="002E68CF"/>
    <w:rsid w:val="002E6F1B"/>
    <w:rsid w:val="002E700A"/>
    <w:rsid w:val="002E71F8"/>
    <w:rsid w:val="002F1031"/>
    <w:rsid w:val="002F2017"/>
    <w:rsid w:val="002F22A5"/>
    <w:rsid w:val="002F509F"/>
    <w:rsid w:val="002F61E6"/>
    <w:rsid w:val="002F6D79"/>
    <w:rsid w:val="00300B7E"/>
    <w:rsid w:val="00302A8C"/>
    <w:rsid w:val="003045A4"/>
    <w:rsid w:val="0030593B"/>
    <w:rsid w:val="00306AE4"/>
    <w:rsid w:val="00306DF0"/>
    <w:rsid w:val="0030776B"/>
    <w:rsid w:val="003104AE"/>
    <w:rsid w:val="0031107E"/>
    <w:rsid w:val="003119EE"/>
    <w:rsid w:val="003128A8"/>
    <w:rsid w:val="003141E2"/>
    <w:rsid w:val="0031468B"/>
    <w:rsid w:val="00315275"/>
    <w:rsid w:val="00316CC6"/>
    <w:rsid w:val="00322954"/>
    <w:rsid w:val="00322C73"/>
    <w:rsid w:val="00324D46"/>
    <w:rsid w:val="003304F3"/>
    <w:rsid w:val="00332E3F"/>
    <w:rsid w:val="003349BA"/>
    <w:rsid w:val="00334A4B"/>
    <w:rsid w:val="003420F4"/>
    <w:rsid w:val="00343AAE"/>
    <w:rsid w:val="00343FD8"/>
    <w:rsid w:val="0034492A"/>
    <w:rsid w:val="00345D98"/>
    <w:rsid w:val="0034630E"/>
    <w:rsid w:val="00347D98"/>
    <w:rsid w:val="0035035D"/>
    <w:rsid w:val="00350967"/>
    <w:rsid w:val="00350E79"/>
    <w:rsid w:val="00352E61"/>
    <w:rsid w:val="00365193"/>
    <w:rsid w:val="00366DE4"/>
    <w:rsid w:val="00367A38"/>
    <w:rsid w:val="003849F3"/>
    <w:rsid w:val="003862AC"/>
    <w:rsid w:val="003910F0"/>
    <w:rsid w:val="003935BD"/>
    <w:rsid w:val="003A1274"/>
    <w:rsid w:val="003A6162"/>
    <w:rsid w:val="003A79C6"/>
    <w:rsid w:val="003B3604"/>
    <w:rsid w:val="003B44B3"/>
    <w:rsid w:val="003B478B"/>
    <w:rsid w:val="003B4E81"/>
    <w:rsid w:val="003B5973"/>
    <w:rsid w:val="003C13ED"/>
    <w:rsid w:val="003C1705"/>
    <w:rsid w:val="003C3126"/>
    <w:rsid w:val="003C5741"/>
    <w:rsid w:val="003D052F"/>
    <w:rsid w:val="003D056B"/>
    <w:rsid w:val="003D3C7A"/>
    <w:rsid w:val="003D4ADE"/>
    <w:rsid w:val="003E13F9"/>
    <w:rsid w:val="003E4970"/>
    <w:rsid w:val="003E7143"/>
    <w:rsid w:val="003F39A4"/>
    <w:rsid w:val="003F46E8"/>
    <w:rsid w:val="003F4D0C"/>
    <w:rsid w:val="003F608D"/>
    <w:rsid w:val="00407B7A"/>
    <w:rsid w:val="0041118C"/>
    <w:rsid w:val="00412D6C"/>
    <w:rsid w:val="004146E9"/>
    <w:rsid w:val="004158ED"/>
    <w:rsid w:val="00415E33"/>
    <w:rsid w:val="00422E91"/>
    <w:rsid w:val="0042785D"/>
    <w:rsid w:val="00427CDF"/>
    <w:rsid w:val="00430BFE"/>
    <w:rsid w:val="0043142E"/>
    <w:rsid w:val="00431CC8"/>
    <w:rsid w:val="0043352A"/>
    <w:rsid w:val="0043627D"/>
    <w:rsid w:val="004363E5"/>
    <w:rsid w:val="00436812"/>
    <w:rsid w:val="00437167"/>
    <w:rsid w:val="004372AC"/>
    <w:rsid w:val="00441E99"/>
    <w:rsid w:val="0044245B"/>
    <w:rsid w:val="00443463"/>
    <w:rsid w:val="00445C3F"/>
    <w:rsid w:val="00450059"/>
    <w:rsid w:val="00450B07"/>
    <w:rsid w:val="00450FD9"/>
    <w:rsid w:val="0045112D"/>
    <w:rsid w:val="004542A4"/>
    <w:rsid w:val="004549EF"/>
    <w:rsid w:val="00456077"/>
    <w:rsid w:val="00456908"/>
    <w:rsid w:val="004611F0"/>
    <w:rsid w:val="004639CA"/>
    <w:rsid w:val="00464A34"/>
    <w:rsid w:val="00473DE5"/>
    <w:rsid w:val="0047468A"/>
    <w:rsid w:val="00477D9F"/>
    <w:rsid w:val="00477EA9"/>
    <w:rsid w:val="00480676"/>
    <w:rsid w:val="004855B4"/>
    <w:rsid w:val="00486F7F"/>
    <w:rsid w:val="0049049D"/>
    <w:rsid w:val="004944D3"/>
    <w:rsid w:val="00495325"/>
    <w:rsid w:val="00495A04"/>
    <w:rsid w:val="00496C8D"/>
    <w:rsid w:val="004A00FD"/>
    <w:rsid w:val="004A3A0D"/>
    <w:rsid w:val="004A4185"/>
    <w:rsid w:val="004A5173"/>
    <w:rsid w:val="004B055B"/>
    <w:rsid w:val="004B0B50"/>
    <w:rsid w:val="004B1CDC"/>
    <w:rsid w:val="004B4AE9"/>
    <w:rsid w:val="004B6BD5"/>
    <w:rsid w:val="004B7C4F"/>
    <w:rsid w:val="004C27BF"/>
    <w:rsid w:val="004C29CA"/>
    <w:rsid w:val="004C705B"/>
    <w:rsid w:val="004C749E"/>
    <w:rsid w:val="004D11EA"/>
    <w:rsid w:val="004D254A"/>
    <w:rsid w:val="004D3A82"/>
    <w:rsid w:val="004D432E"/>
    <w:rsid w:val="004D6047"/>
    <w:rsid w:val="004D7449"/>
    <w:rsid w:val="004E0349"/>
    <w:rsid w:val="004E11EE"/>
    <w:rsid w:val="004E2649"/>
    <w:rsid w:val="004E3BDC"/>
    <w:rsid w:val="004E4368"/>
    <w:rsid w:val="004E58AC"/>
    <w:rsid w:val="004E780D"/>
    <w:rsid w:val="004F74B9"/>
    <w:rsid w:val="004F7821"/>
    <w:rsid w:val="004F7B79"/>
    <w:rsid w:val="00502B43"/>
    <w:rsid w:val="00503173"/>
    <w:rsid w:val="00504856"/>
    <w:rsid w:val="00504D50"/>
    <w:rsid w:val="00505F5C"/>
    <w:rsid w:val="0050773F"/>
    <w:rsid w:val="00511E76"/>
    <w:rsid w:val="005155C7"/>
    <w:rsid w:val="00515E9C"/>
    <w:rsid w:val="00517859"/>
    <w:rsid w:val="005229CF"/>
    <w:rsid w:val="00522C54"/>
    <w:rsid w:val="005265C4"/>
    <w:rsid w:val="00526707"/>
    <w:rsid w:val="00531138"/>
    <w:rsid w:val="00531936"/>
    <w:rsid w:val="00531A76"/>
    <w:rsid w:val="0053458D"/>
    <w:rsid w:val="0053555C"/>
    <w:rsid w:val="00535610"/>
    <w:rsid w:val="0053792A"/>
    <w:rsid w:val="00545FC5"/>
    <w:rsid w:val="00550D89"/>
    <w:rsid w:val="00550EAB"/>
    <w:rsid w:val="00551E8A"/>
    <w:rsid w:val="00553818"/>
    <w:rsid w:val="00553F4A"/>
    <w:rsid w:val="005579EF"/>
    <w:rsid w:val="00561752"/>
    <w:rsid w:val="00564AA7"/>
    <w:rsid w:val="00565453"/>
    <w:rsid w:val="005654AC"/>
    <w:rsid w:val="00572EB0"/>
    <w:rsid w:val="0057343B"/>
    <w:rsid w:val="00576A81"/>
    <w:rsid w:val="0057729F"/>
    <w:rsid w:val="00577340"/>
    <w:rsid w:val="00577362"/>
    <w:rsid w:val="0058046F"/>
    <w:rsid w:val="00581677"/>
    <w:rsid w:val="00583E79"/>
    <w:rsid w:val="0058563B"/>
    <w:rsid w:val="005861C3"/>
    <w:rsid w:val="00591CE0"/>
    <w:rsid w:val="005944A7"/>
    <w:rsid w:val="005A02FD"/>
    <w:rsid w:val="005A23C8"/>
    <w:rsid w:val="005A402F"/>
    <w:rsid w:val="005A456C"/>
    <w:rsid w:val="005A7DD2"/>
    <w:rsid w:val="005B02B6"/>
    <w:rsid w:val="005B03A8"/>
    <w:rsid w:val="005B1BB4"/>
    <w:rsid w:val="005B2224"/>
    <w:rsid w:val="005B37C7"/>
    <w:rsid w:val="005B6840"/>
    <w:rsid w:val="005C3866"/>
    <w:rsid w:val="005D2826"/>
    <w:rsid w:val="005E06B9"/>
    <w:rsid w:val="005E2024"/>
    <w:rsid w:val="005F0590"/>
    <w:rsid w:val="005F11A5"/>
    <w:rsid w:val="005F12CC"/>
    <w:rsid w:val="005F2637"/>
    <w:rsid w:val="005F3B69"/>
    <w:rsid w:val="005F42ED"/>
    <w:rsid w:val="005F7B5D"/>
    <w:rsid w:val="005F7C01"/>
    <w:rsid w:val="006019FF"/>
    <w:rsid w:val="00601A05"/>
    <w:rsid w:val="00604C3B"/>
    <w:rsid w:val="006050BC"/>
    <w:rsid w:val="00606266"/>
    <w:rsid w:val="006114B3"/>
    <w:rsid w:val="00612F3A"/>
    <w:rsid w:val="00614A45"/>
    <w:rsid w:val="00615A67"/>
    <w:rsid w:val="00615D3F"/>
    <w:rsid w:val="006201AA"/>
    <w:rsid w:val="006218DE"/>
    <w:rsid w:val="00622CA3"/>
    <w:rsid w:val="006245B7"/>
    <w:rsid w:val="006258DD"/>
    <w:rsid w:val="00625D9D"/>
    <w:rsid w:val="0062647F"/>
    <w:rsid w:val="006272E2"/>
    <w:rsid w:val="006303C5"/>
    <w:rsid w:val="0063108F"/>
    <w:rsid w:val="006312D8"/>
    <w:rsid w:val="00632FBF"/>
    <w:rsid w:val="00635EEA"/>
    <w:rsid w:val="00641C32"/>
    <w:rsid w:val="0064505B"/>
    <w:rsid w:val="0064505C"/>
    <w:rsid w:val="00645A77"/>
    <w:rsid w:val="006468CA"/>
    <w:rsid w:val="0064708C"/>
    <w:rsid w:val="006472C1"/>
    <w:rsid w:val="00650D8D"/>
    <w:rsid w:val="00651C66"/>
    <w:rsid w:val="006530BD"/>
    <w:rsid w:val="0065338D"/>
    <w:rsid w:val="00654872"/>
    <w:rsid w:val="00655157"/>
    <w:rsid w:val="00664EE4"/>
    <w:rsid w:val="00666FEE"/>
    <w:rsid w:val="00667417"/>
    <w:rsid w:val="006701F6"/>
    <w:rsid w:val="00676383"/>
    <w:rsid w:val="006779F2"/>
    <w:rsid w:val="00681CF4"/>
    <w:rsid w:val="006831CD"/>
    <w:rsid w:val="0068353C"/>
    <w:rsid w:val="00683DE2"/>
    <w:rsid w:val="00683E57"/>
    <w:rsid w:val="00685BC3"/>
    <w:rsid w:val="006937F7"/>
    <w:rsid w:val="00695043"/>
    <w:rsid w:val="00697AED"/>
    <w:rsid w:val="006A2821"/>
    <w:rsid w:val="006A3534"/>
    <w:rsid w:val="006A4A43"/>
    <w:rsid w:val="006A7CD4"/>
    <w:rsid w:val="006B1C50"/>
    <w:rsid w:val="006B3FF1"/>
    <w:rsid w:val="006B4AD4"/>
    <w:rsid w:val="006B4C95"/>
    <w:rsid w:val="006B6295"/>
    <w:rsid w:val="006B7D94"/>
    <w:rsid w:val="006C0B03"/>
    <w:rsid w:val="006C3AE3"/>
    <w:rsid w:val="006C764A"/>
    <w:rsid w:val="006D077E"/>
    <w:rsid w:val="006D108C"/>
    <w:rsid w:val="006D2D04"/>
    <w:rsid w:val="006D5D11"/>
    <w:rsid w:val="006D7715"/>
    <w:rsid w:val="006E02D3"/>
    <w:rsid w:val="006E276E"/>
    <w:rsid w:val="006E3358"/>
    <w:rsid w:val="006E6138"/>
    <w:rsid w:val="006F6ADA"/>
    <w:rsid w:val="006F7304"/>
    <w:rsid w:val="0070220B"/>
    <w:rsid w:val="00703689"/>
    <w:rsid w:val="007037A7"/>
    <w:rsid w:val="00705CA9"/>
    <w:rsid w:val="00706E75"/>
    <w:rsid w:val="00713139"/>
    <w:rsid w:val="00716536"/>
    <w:rsid w:val="00720536"/>
    <w:rsid w:val="00722C5E"/>
    <w:rsid w:val="0072329A"/>
    <w:rsid w:val="00723949"/>
    <w:rsid w:val="0072714D"/>
    <w:rsid w:val="00731539"/>
    <w:rsid w:val="0073161D"/>
    <w:rsid w:val="0073174C"/>
    <w:rsid w:val="00732D1A"/>
    <w:rsid w:val="0073585F"/>
    <w:rsid w:val="007367FD"/>
    <w:rsid w:val="007379AB"/>
    <w:rsid w:val="00741245"/>
    <w:rsid w:val="007415A3"/>
    <w:rsid w:val="007422FD"/>
    <w:rsid w:val="007427DD"/>
    <w:rsid w:val="00744B9B"/>
    <w:rsid w:val="007458F2"/>
    <w:rsid w:val="00746502"/>
    <w:rsid w:val="00751638"/>
    <w:rsid w:val="00752427"/>
    <w:rsid w:val="00752B12"/>
    <w:rsid w:val="007537FF"/>
    <w:rsid w:val="00757341"/>
    <w:rsid w:val="007579C2"/>
    <w:rsid w:val="00757CF4"/>
    <w:rsid w:val="0076064F"/>
    <w:rsid w:val="00761587"/>
    <w:rsid w:val="0076290E"/>
    <w:rsid w:val="0076299E"/>
    <w:rsid w:val="007652C4"/>
    <w:rsid w:val="0076770E"/>
    <w:rsid w:val="00770C12"/>
    <w:rsid w:val="00770D00"/>
    <w:rsid w:val="00771A2E"/>
    <w:rsid w:val="00771D81"/>
    <w:rsid w:val="007741C1"/>
    <w:rsid w:val="00776035"/>
    <w:rsid w:val="00780DF2"/>
    <w:rsid w:val="007838AC"/>
    <w:rsid w:val="00783B00"/>
    <w:rsid w:val="00784F4B"/>
    <w:rsid w:val="00786CC9"/>
    <w:rsid w:val="00787E3E"/>
    <w:rsid w:val="00790837"/>
    <w:rsid w:val="00792221"/>
    <w:rsid w:val="00793792"/>
    <w:rsid w:val="00795996"/>
    <w:rsid w:val="007A5FB7"/>
    <w:rsid w:val="007B357C"/>
    <w:rsid w:val="007B5F28"/>
    <w:rsid w:val="007B6AD6"/>
    <w:rsid w:val="007B6BE9"/>
    <w:rsid w:val="007C051D"/>
    <w:rsid w:val="007C15A2"/>
    <w:rsid w:val="007C39D0"/>
    <w:rsid w:val="007C3ED3"/>
    <w:rsid w:val="007C4DD3"/>
    <w:rsid w:val="007C649D"/>
    <w:rsid w:val="007C6BB9"/>
    <w:rsid w:val="007D273D"/>
    <w:rsid w:val="007D28AB"/>
    <w:rsid w:val="007D308E"/>
    <w:rsid w:val="007D31CD"/>
    <w:rsid w:val="007D33CF"/>
    <w:rsid w:val="007D36A0"/>
    <w:rsid w:val="007D4754"/>
    <w:rsid w:val="007D57F4"/>
    <w:rsid w:val="007E132C"/>
    <w:rsid w:val="007E1421"/>
    <w:rsid w:val="007E2972"/>
    <w:rsid w:val="007E38E3"/>
    <w:rsid w:val="007E3FD4"/>
    <w:rsid w:val="007E5721"/>
    <w:rsid w:val="007E5903"/>
    <w:rsid w:val="007E5B5E"/>
    <w:rsid w:val="007E7A8F"/>
    <w:rsid w:val="007F6A16"/>
    <w:rsid w:val="007F6C89"/>
    <w:rsid w:val="00800535"/>
    <w:rsid w:val="0080155B"/>
    <w:rsid w:val="0080303F"/>
    <w:rsid w:val="008031FB"/>
    <w:rsid w:val="00803652"/>
    <w:rsid w:val="008039C2"/>
    <w:rsid w:val="00804465"/>
    <w:rsid w:val="00804F70"/>
    <w:rsid w:val="0080779B"/>
    <w:rsid w:val="008127D3"/>
    <w:rsid w:val="00815938"/>
    <w:rsid w:val="00816E3F"/>
    <w:rsid w:val="00817635"/>
    <w:rsid w:val="008200CF"/>
    <w:rsid w:val="0082122F"/>
    <w:rsid w:val="00823350"/>
    <w:rsid w:val="00831EC5"/>
    <w:rsid w:val="00834910"/>
    <w:rsid w:val="00835332"/>
    <w:rsid w:val="00841D72"/>
    <w:rsid w:val="0084241E"/>
    <w:rsid w:val="00843541"/>
    <w:rsid w:val="00844190"/>
    <w:rsid w:val="00844928"/>
    <w:rsid w:val="00847244"/>
    <w:rsid w:val="00850253"/>
    <w:rsid w:val="00852288"/>
    <w:rsid w:val="00854C5D"/>
    <w:rsid w:val="00854EED"/>
    <w:rsid w:val="00855AD1"/>
    <w:rsid w:val="0085708F"/>
    <w:rsid w:val="0086116B"/>
    <w:rsid w:val="00863641"/>
    <w:rsid w:val="00864F56"/>
    <w:rsid w:val="00865AB4"/>
    <w:rsid w:val="00874AF7"/>
    <w:rsid w:val="00874B97"/>
    <w:rsid w:val="00874CBB"/>
    <w:rsid w:val="00875E89"/>
    <w:rsid w:val="008768B9"/>
    <w:rsid w:val="00877066"/>
    <w:rsid w:val="0087788B"/>
    <w:rsid w:val="008779CE"/>
    <w:rsid w:val="00881496"/>
    <w:rsid w:val="00882556"/>
    <w:rsid w:val="008835DC"/>
    <w:rsid w:val="008844EB"/>
    <w:rsid w:val="00885BE7"/>
    <w:rsid w:val="00890615"/>
    <w:rsid w:val="00890DD6"/>
    <w:rsid w:val="00891382"/>
    <w:rsid w:val="00892538"/>
    <w:rsid w:val="00892FCF"/>
    <w:rsid w:val="0089659A"/>
    <w:rsid w:val="00896647"/>
    <w:rsid w:val="00896C2C"/>
    <w:rsid w:val="00897177"/>
    <w:rsid w:val="008971A0"/>
    <w:rsid w:val="00897CBC"/>
    <w:rsid w:val="00897E3E"/>
    <w:rsid w:val="008A21E5"/>
    <w:rsid w:val="008A23C8"/>
    <w:rsid w:val="008A4FC0"/>
    <w:rsid w:val="008A518E"/>
    <w:rsid w:val="008A65A4"/>
    <w:rsid w:val="008A716C"/>
    <w:rsid w:val="008B05E4"/>
    <w:rsid w:val="008B130D"/>
    <w:rsid w:val="008B1C60"/>
    <w:rsid w:val="008B6EB4"/>
    <w:rsid w:val="008B7238"/>
    <w:rsid w:val="008B749C"/>
    <w:rsid w:val="008C1024"/>
    <w:rsid w:val="008C4152"/>
    <w:rsid w:val="008D0F32"/>
    <w:rsid w:val="008D3338"/>
    <w:rsid w:val="008D50A1"/>
    <w:rsid w:val="008D5746"/>
    <w:rsid w:val="008D5F10"/>
    <w:rsid w:val="008E0304"/>
    <w:rsid w:val="008E3F49"/>
    <w:rsid w:val="008E4495"/>
    <w:rsid w:val="008E4573"/>
    <w:rsid w:val="008E6D3F"/>
    <w:rsid w:val="008E72CF"/>
    <w:rsid w:val="008F231A"/>
    <w:rsid w:val="008F2985"/>
    <w:rsid w:val="008F4C0F"/>
    <w:rsid w:val="008F6D79"/>
    <w:rsid w:val="008F72BE"/>
    <w:rsid w:val="00904CA6"/>
    <w:rsid w:val="00907850"/>
    <w:rsid w:val="00907AC7"/>
    <w:rsid w:val="0092096C"/>
    <w:rsid w:val="00921C58"/>
    <w:rsid w:val="0092289A"/>
    <w:rsid w:val="00924F4A"/>
    <w:rsid w:val="009267C2"/>
    <w:rsid w:val="00927C95"/>
    <w:rsid w:val="00934FC2"/>
    <w:rsid w:val="00935915"/>
    <w:rsid w:val="00936504"/>
    <w:rsid w:val="00942E3A"/>
    <w:rsid w:val="00943DD8"/>
    <w:rsid w:val="009445F1"/>
    <w:rsid w:val="00944D3E"/>
    <w:rsid w:val="00945060"/>
    <w:rsid w:val="009452A1"/>
    <w:rsid w:val="00945321"/>
    <w:rsid w:val="00946A66"/>
    <w:rsid w:val="00951FF5"/>
    <w:rsid w:val="00952C1A"/>
    <w:rsid w:val="00953360"/>
    <w:rsid w:val="00953D0B"/>
    <w:rsid w:val="009540D7"/>
    <w:rsid w:val="009552CE"/>
    <w:rsid w:val="00957530"/>
    <w:rsid w:val="00960495"/>
    <w:rsid w:val="0096147A"/>
    <w:rsid w:val="00961697"/>
    <w:rsid w:val="00961E9A"/>
    <w:rsid w:val="0096356E"/>
    <w:rsid w:val="00963639"/>
    <w:rsid w:val="00971181"/>
    <w:rsid w:val="009712A2"/>
    <w:rsid w:val="009724F9"/>
    <w:rsid w:val="0097250F"/>
    <w:rsid w:val="0097293F"/>
    <w:rsid w:val="00973141"/>
    <w:rsid w:val="0097520B"/>
    <w:rsid w:val="009763D7"/>
    <w:rsid w:val="009806E1"/>
    <w:rsid w:val="0098140E"/>
    <w:rsid w:val="00983E53"/>
    <w:rsid w:val="0098531F"/>
    <w:rsid w:val="00985E13"/>
    <w:rsid w:val="009865AA"/>
    <w:rsid w:val="00987449"/>
    <w:rsid w:val="00990025"/>
    <w:rsid w:val="00993C39"/>
    <w:rsid w:val="00995813"/>
    <w:rsid w:val="0099649D"/>
    <w:rsid w:val="00996553"/>
    <w:rsid w:val="009A3FB9"/>
    <w:rsid w:val="009B2BC2"/>
    <w:rsid w:val="009B33FD"/>
    <w:rsid w:val="009B594A"/>
    <w:rsid w:val="009B7602"/>
    <w:rsid w:val="009C5184"/>
    <w:rsid w:val="009C5822"/>
    <w:rsid w:val="009C7B77"/>
    <w:rsid w:val="009D1134"/>
    <w:rsid w:val="009D1E74"/>
    <w:rsid w:val="009D3D3A"/>
    <w:rsid w:val="009E0C32"/>
    <w:rsid w:val="009E1AB7"/>
    <w:rsid w:val="009E1FC1"/>
    <w:rsid w:val="009E4647"/>
    <w:rsid w:val="009E507C"/>
    <w:rsid w:val="009E6EFB"/>
    <w:rsid w:val="009F039B"/>
    <w:rsid w:val="009F2CA2"/>
    <w:rsid w:val="009F3C48"/>
    <w:rsid w:val="009F474F"/>
    <w:rsid w:val="009F54DD"/>
    <w:rsid w:val="009F7113"/>
    <w:rsid w:val="009F7BAA"/>
    <w:rsid w:val="00A009AD"/>
    <w:rsid w:val="00A01583"/>
    <w:rsid w:val="00A03EB8"/>
    <w:rsid w:val="00A10113"/>
    <w:rsid w:val="00A12A93"/>
    <w:rsid w:val="00A159E4"/>
    <w:rsid w:val="00A16BD5"/>
    <w:rsid w:val="00A21581"/>
    <w:rsid w:val="00A215B7"/>
    <w:rsid w:val="00A218D7"/>
    <w:rsid w:val="00A23101"/>
    <w:rsid w:val="00A23A4E"/>
    <w:rsid w:val="00A250F2"/>
    <w:rsid w:val="00A25CEE"/>
    <w:rsid w:val="00A274A7"/>
    <w:rsid w:val="00A31080"/>
    <w:rsid w:val="00A3230E"/>
    <w:rsid w:val="00A32AC3"/>
    <w:rsid w:val="00A33061"/>
    <w:rsid w:val="00A3332D"/>
    <w:rsid w:val="00A33592"/>
    <w:rsid w:val="00A373EB"/>
    <w:rsid w:val="00A37833"/>
    <w:rsid w:val="00A40ADE"/>
    <w:rsid w:val="00A419A4"/>
    <w:rsid w:val="00A42A8B"/>
    <w:rsid w:val="00A506FD"/>
    <w:rsid w:val="00A50DEE"/>
    <w:rsid w:val="00A52BCB"/>
    <w:rsid w:val="00A53B8D"/>
    <w:rsid w:val="00A54751"/>
    <w:rsid w:val="00A55BDE"/>
    <w:rsid w:val="00A60BD8"/>
    <w:rsid w:val="00A61117"/>
    <w:rsid w:val="00A612FB"/>
    <w:rsid w:val="00A62C38"/>
    <w:rsid w:val="00A63022"/>
    <w:rsid w:val="00A6329C"/>
    <w:rsid w:val="00A6612E"/>
    <w:rsid w:val="00A66ACA"/>
    <w:rsid w:val="00A66DC9"/>
    <w:rsid w:val="00A67379"/>
    <w:rsid w:val="00A70155"/>
    <w:rsid w:val="00A72E24"/>
    <w:rsid w:val="00A75490"/>
    <w:rsid w:val="00A76037"/>
    <w:rsid w:val="00A818BF"/>
    <w:rsid w:val="00A83A94"/>
    <w:rsid w:val="00A852B9"/>
    <w:rsid w:val="00A869D3"/>
    <w:rsid w:val="00A871C7"/>
    <w:rsid w:val="00A915EC"/>
    <w:rsid w:val="00A922F6"/>
    <w:rsid w:val="00A94544"/>
    <w:rsid w:val="00A94F18"/>
    <w:rsid w:val="00A972BD"/>
    <w:rsid w:val="00AA01C9"/>
    <w:rsid w:val="00AA204C"/>
    <w:rsid w:val="00AA6F63"/>
    <w:rsid w:val="00AB175F"/>
    <w:rsid w:val="00AB2406"/>
    <w:rsid w:val="00AB3A64"/>
    <w:rsid w:val="00AB4FAA"/>
    <w:rsid w:val="00AC008C"/>
    <w:rsid w:val="00AC0D25"/>
    <w:rsid w:val="00AC1302"/>
    <w:rsid w:val="00AC264E"/>
    <w:rsid w:val="00AC2D38"/>
    <w:rsid w:val="00AC2E8C"/>
    <w:rsid w:val="00AC2F58"/>
    <w:rsid w:val="00AC4BBB"/>
    <w:rsid w:val="00AD2B26"/>
    <w:rsid w:val="00AD35D6"/>
    <w:rsid w:val="00AE21DE"/>
    <w:rsid w:val="00AE251D"/>
    <w:rsid w:val="00AE5E1E"/>
    <w:rsid w:val="00AE7248"/>
    <w:rsid w:val="00B028A4"/>
    <w:rsid w:val="00B131EF"/>
    <w:rsid w:val="00B212D8"/>
    <w:rsid w:val="00B23DB1"/>
    <w:rsid w:val="00B247A4"/>
    <w:rsid w:val="00B252D5"/>
    <w:rsid w:val="00B278AB"/>
    <w:rsid w:val="00B27910"/>
    <w:rsid w:val="00B348CF"/>
    <w:rsid w:val="00B34E1D"/>
    <w:rsid w:val="00B37EAD"/>
    <w:rsid w:val="00B41178"/>
    <w:rsid w:val="00B426E7"/>
    <w:rsid w:val="00B443F4"/>
    <w:rsid w:val="00B45675"/>
    <w:rsid w:val="00B478D4"/>
    <w:rsid w:val="00B47B2B"/>
    <w:rsid w:val="00B51D3C"/>
    <w:rsid w:val="00B52C60"/>
    <w:rsid w:val="00B53C5C"/>
    <w:rsid w:val="00B556AB"/>
    <w:rsid w:val="00B604BB"/>
    <w:rsid w:val="00B633B2"/>
    <w:rsid w:val="00B63CAA"/>
    <w:rsid w:val="00B63FF8"/>
    <w:rsid w:val="00B666B6"/>
    <w:rsid w:val="00B679DF"/>
    <w:rsid w:val="00B67BF1"/>
    <w:rsid w:val="00B70198"/>
    <w:rsid w:val="00B74117"/>
    <w:rsid w:val="00B749F1"/>
    <w:rsid w:val="00B74FDF"/>
    <w:rsid w:val="00B8215D"/>
    <w:rsid w:val="00B83815"/>
    <w:rsid w:val="00B840A8"/>
    <w:rsid w:val="00B8651A"/>
    <w:rsid w:val="00B86BA5"/>
    <w:rsid w:val="00B92511"/>
    <w:rsid w:val="00B92CBB"/>
    <w:rsid w:val="00B93D7E"/>
    <w:rsid w:val="00B93FE6"/>
    <w:rsid w:val="00B96A8F"/>
    <w:rsid w:val="00B979B4"/>
    <w:rsid w:val="00B979FB"/>
    <w:rsid w:val="00BA14F2"/>
    <w:rsid w:val="00BA295B"/>
    <w:rsid w:val="00BA4D63"/>
    <w:rsid w:val="00BA5529"/>
    <w:rsid w:val="00BA57C3"/>
    <w:rsid w:val="00BA6DA7"/>
    <w:rsid w:val="00BA7034"/>
    <w:rsid w:val="00BB0ADE"/>
    <w:rsid w:val="00BB1814"/>
    <w:rsid w:val="00BB355F"/>
    <w:rsid w:val="00BB4A22"/>
    <w:rsid w:val="00BB4EBA"/>
    <w:rsid w:val="00BB54B7"/>
    <w:rsid w:val="00BC3C58"/>
    <w:rsid w:val="00BC5933"/>
    <w:rsid w:val="00BC75BB"/>
    <w:rsid w:val="00BC7C16"/>
    <w:rsid w:val="00BD1E9C"/>
    <w:rsid w:val="00BD409C"/>
    <w:rsid w:val="00BD51CA"/>
    <w:rsid w:val="00BD53E5"/>
    <w:rsid w:val="00BE52D2"/>
    <w:rsid w:val="00BE6DE8"/>
    <w:rsid w:val="00BF08F2"/>
    <w:rsid w:val="00BF1B37"/>
    <w:rsid w:val="00BF3A89"/>
    <w:rsid w:val="00BF3B0F"/>
    <w:rsid w:val="00BF50EF"/>
    <w:rsid w:val="00BF62C2"/>
    <w:rsid w:val="00C0021B"/>
    <w:rsid w:val="00C015DC"/>
    <w:rsid w:val="00C01889"/>
    <w:rsid w:val="00C02861"/>
    <w:rsid w:val="00C02CAC"/>
    <w:rsid w:val="00C0382D"/>
    <w:rsid w:val="00C05DC2"/>
    <w:rsid w:val="00C125EA"/>
    <w:rsid w:val="00C142C0"/>
    <w:rsid w:val="00C15AF8"/>
    <w:rsid w:val="00C16588"/>
    <w:rsid w:val="00C16BD1"/>
    <w:rsid w:val="00C2168A"/>
    <w:rsid w:val="00C22665"/>
    <w:rsid w:val="00C2447C"/>
    <w:rsid w:val="00C26E43"/>
    <w:rsid w:val="00C27F54"/>
    <w:rsid w:val="00C303A2"/>
    <w:rsid w:val="00C32372"/>
    <w:rsid w:val="00C338B0"/>
    <w:rsid w:val="00C35B8A"/>
    <w:rsid w:val="00C37DD5"/>
    <w:rsid w:val="00C400D7"/>
    <w:rsid w:val="00C402F3"/>
    <w:rsid w:val="00C40B6D"/>
    <w:rsid w:val="00C415EE"/>
    <w:rsid w:val="00C43C97"/>
    <w:rsid w:val="00C457FD"/>
    <w:rsid w:val="00C45A9D"/>
    <w:rsid w:val="00C45EF0"/>
    <w:rsid w:val="00C46A91"/>
    <w:rsid w:val="00C47014"/>
    <w:rsid w:val="00C50371"/>
    <w:rsid w:val="00C515BE"/>
    <w:rsid w:val="00C530C8"/>
    <w:rsid w:val="00C55195"/>
    <w:rsid w:val="00C561FA"/>
    <w:rsid w:val="00C57B03"/>
    <w:rsid w:val="00C60384"/>
    <w:rsid w:val="00C60CE2"/>
    <w:rsid w:val="00C6326C"/>
    <w:rsid w:val="00C64DEE"/>
    <w:rsid w:val="00C64EF7"/>
    <w:rsid w:val="00C66011"/>
    <w:rsid w:val="00C6751D"/>
    <w:rsid w:val="00C70AA5"/>
    <w:rsid w:val="00C76D8D"/>
    <w:rsid w:val="00C82C03"/>
    <w:rsid w:val="00C842C2"/>
    <w:rsid w:val="00C86619"/>
    <w:rsid w:val="00C8668C"/>
    <w:rsid w:val="00C934FB"/>
    <w:rsid w:val="00C94718"/>
    <w:rsid w:val="00C95129"/>
    <w:rsid w:val="00C9762A"/>
    <w:rsid w:val="00CA03E3"/>
    <w:rsid w:val="00CA08C6"/>
    <w:rsid w:val="00CA3A69"/>
    <w:rsid w:val="00CA6974"/>
    <w:rsid w:val="00CA7DDD"/>
    <w:rsid w:val="00CB152B"/>
    <w:rsid w:val="00CB38C9"/>
    <w:rsid w:val="00CB3E4D"/>
    <w:rsid w:val="00CB66E8"/>
    <w:rsid w:val="00CB678B"/>
    <w:rsid w:val="00CB711E"/>
    <w:rsid w:val="00CC26C0"/>
    <w:rsid w:val="00CC4C74"/>
    <w:rsid w:val="00CC69EB"/>
    <w:rsid w:val="00CD308E"/>
    <w:rsid w:val="00CD7B74"/>
    <w:rsid w:val="00CE27EE"/>
    <w:rsid w:val="00CE45AD"/>
    <w:rsid w:val="00CE4F96"/>
    <w:rsid w:val="00CE4FB3"/>
    <w:rsid w:val="00CE5753"/>
    <w:rsid w:val="00CE6E5C"/>
    <w:rsid w:val="00CE7B94"/>
    <w:rsid w:val="00CF05BB"/>
    <w:rsid w:val="00CF2892"/>
    <w:rsid w:val="00CF5E54"/>
    <w:rsid w:val="00D003CC"/>
    <w:rsid w:val="00D012DA"/>
    <w:rsid w:val="00D02A60"/>
    <w:rsid w:val="00D052F2"/>
    <w:rsid w:val="00D11E8A"/>
    <w:rsid w:val="00D125E1"/>
    <w:rsid w:val="00D15651"/>
    <w:rsid w:val="00D15897"/>
    <w:rsid w:val="00D16AF6"/>
    <w:rsid w:val="00D17F0F"/>
    <w:rsid w:val="00D20D2B"/>
    <w:rsid w:val="00D22A33"/>
    <w:rsid w:val="00D2384C"/>
    <w:rsid w:val="00D25221"/>
    <w:rsid w:val="00D26D9F"/>
    <w:rsid w:val="00D27ABB"/>
    <w:rsid w:val="00D27C2D"/>
    <w:rsid w:val="00D35D67"/>
    <w:rsid w:val="00D363E5"/>
    <w:rsid w:val="00D439C1"/>
    <w:rsid w:val="00D43B5C"/>
    <w:rsid w:val="00D4665E"/>
    <w:rsid w:val="00D4683D"/>
    <w:rsid w:val="00D5102F"/>
    <w:rsid w:val="00D51C27"/>
    <w:rsid w:val="00D52467"/>
    <w:rsid w:val="00D547B5"/>
    <w:rsid w:val="00D55104"/>
    <w:rsid w:val="00D56460"/>
    <w:rsid w:val="00D57AEB"/>
    <w:rsid w:val="00D62220"/>
    <w:rsid w:val="00D63C9A"/>
    <w:rsid w:val="00D64BCA"/>
    <w:rsid w:val="00D64DFA"/>
    <w:rsid w:val="00D65748"/>
    <w:rsid w:val="00D6602A"/>
    <w:rsid w:val="00D6610E"/>
    <w:rsid w:val="00D66183"/>
    <w:rsid w:val="00D6756C"/>
    <w:rsid w:val="00D7027D"/>
    <w:rsid w:val="00D707D8"/>
    <w:rsid w:val="00D7119B"/>
    <w:rsid w:val="00D717A3"/>
    <w:rsid w:val="00D729CD"/>
    <w:rsid w:val="00D74CBB"/>
    <w:rsid w:val="00D7716D"/>
    <w:rsid w:val="00D81BC2"/>
    <w:rsid w:val="00D83FF1"/>
    <w:rsid w:val="00D845B5"/>
    <w:rsid w:val="00D86DD5"/>
    <w:rsid w:val="00D9179A"/>
    <w:rsid w:val="00D92D74"/>
    <w:rsid w:val="00D971F8"/>
    <w:rsid w:val="00DA0163"/>
    <w:rsid w:val="00DA1A0A"/>
    <w:rsid w:val="00DA2E73"/>
    <w:rsid w:val="00DA305E"/>
    <w:rsid w:val="00DA6C89"/>
    <w:rsid w:val="00DB05E3"/>
    <w:rsid w:val="00DB1368"/>
    <w:rsid w:val="00DB1740"/>
    <w:rsid w:val="00DB4B55"/>
    <w:rsid w:val="00DB6F48"/>
    <w:rsid w:val="00DB753F"/>
    <w:rsid w:val="00DC19F3"/>
    <w:rsid w:val="00DC1C61"/>
    <w:rsid w:val="00DC20B6"/>
    <w:rsid w:val="00DC25E9"/>
    <w:rsid w:val="00DC4BA0"/>
    <w:rsid w:val="00DC68F5"/>
    <w:rsid w:val="00DC69A1"/>
    <w:rsid w:val="00DD46AB"/>
    <w:rsid w:val="00DD52B6"/>
    <w:rsid w:val="00DD67A6"/>
    <w:rsid w:val="00DD7B44"/>
    <w:rsid w:val="00DE07BB"/>
    <w:rsid w:val="00DE2347"/>
    <w:rsid w:val="00DE25B7"/>
    <w:rsid w:val="00DE3270"/>
    <w:rsid w:val="00DE4ED0"/>
    <w:rsid w:val="00DF0F3F"/>
    <w:rsid w:val="00DF1BC7"/>
    <w:rsid w:val="00DF3139"/>
    <w:rsid w:val="00DF4F9D"/>
    <w:rsid w:val="00DF515A"/>
    <w:rsid w:val="00DF5E92"/>
    <w:rsid w:val="00E007E7"/>
    <w:rsid w:val="00E00F1D"/>
    <w:rsid w:val="00E02EAE"/>
    <w:rsid w:val="00E06593"/>
    <w:rsid w:val="00E06BAE"/>
    <w:rsid w:val="00E12084"/>
    <w:rsid w:val="00E14F4B"/>
    <w:rsid w:val="00E15ECB"/>
    <w:rsid w:val="00E20BF1"/>
    <w:rsid w:val="00E23019"/>
    <w:rsid w:val="00E26295"/>
    <w:rsid w:val="00E303A4"/>
    <w:rsid w:val="00E35700"/>
    <w:rsid w:val="00E361C8"/>
    <w:rsid w:val="00E36E30"/>
    <w:rsid w:val="00E374CA"/>
    <w:rsid w:val="00E40E19"/>
    <w:rsid w:val="00E42091"/>
    <w:rsid w:val="00E43047"/>
    <w:rsid w:val="00E533B5"/>
    <w:rsid w:val="00E54A08"/>
    <w:rsid w:val="00E57CDE"/>
    <w:rsid w:val="00E60590"/>
    <w:rsid w:val="00E618B1"/>
    <w:rsid w:val="00E61A09"/>
    <w:rsid w:val="00E676D5"/>
    <w:rsid w:val="00E71560"/>
    <w:rsid w:val="00E71F44"/>
    <w:rsid w:val="00E73E87"/>
    <w:rsid w:val="00E75D43"/>
    <w:rsid w:val="00E80E8F"/>
    <w:rsid w:val="00E81076"/>
    <w:rsid w:val="00E82AB6"/>
    <w:rsid w:val="00E83681"/>
    <w:rsid w:val="00E83E59"/>
    <w:rsid w:val="00E843C5"/>
    <w:rsid w:val="00E91668"/>
    <w:rsid w:val="00E91AB1"/>
    <w:rsid w:val="00E94AE2"/>
    <w:rsid w:val="00EA0B56"/>
    <w:rsid w:val="00EA1149"/>
    <w:rsid w:val="00EA383A"/>
    <w:rsid w:val="00EB0E68"/>
    <w:rsid w:val="00EB10E8"/>
    <w:rsid w:val="00EB267B"/>
    <w:rsid w:val="00EB2DE7"/>
    <w:rsid w:val="00EB3918"/>
    <w:rsid w:val="00EB54A3"/>
    <w:rsid w:val="00EC2325"/>
    <w:rsid w:val="00EC45D9"/>
    <w:rsid w:val="00ED179F"/>
    <w:rsid w:val="00ED1DC4"/>
    <w:rsid w:val="00ED2FD5"/>
    <w:rsid w:val="00ED37E1"/>
    <w:rsid w:val="00ED3BB2"/>
    <w:rsid w:val="00ED6B8E"/>
    <w:rsid w:val="00EE327F"/>
    <w:rsid w:val="00EE3CAB"/>
    <w:rsid w:val="00EE4639"/>
    <w:rsid w:val="00EF0736"/>
    <w:rsid w:val="00EF0E27"/>
    <w:rsid w:val="00EF2C07"/>
    <w:rsid w:val="00EF49E1"/>
    <w:rsid w:val="00EF5EC8"/>
    <w:rsid w:val="00F02AB1"/>
    <w:rsid w:val="00F052F2"/>
    <w:rsid w:val="00F06403"/>
    <w:rsid w:val="00F064EA"/>
    <w:rsid w:val="00F06ABD"/>
    <w:rsid w:val="00F075D8"/>
    <w:rsid w:val="00F105F0"/>
    <w:rsid w:val="00F10A2D"/>
    <w:rsid w:val="00F16282"/>
    <w:rsid w:val="00F216E1"/>
    <w:rsid w:val="00F22774"/>
    <w:rsid w:val="00F23B42"/>
    <w:rsid w:val="00F25998"/>
    <w:rsid w:val="00F26522"/>
    <w:rsid w:val="00F310A3"/>
    <w:rsid w:val="00F316BF"/>
    <w:rsid w:val="00F33B11"/>
    <w:rsid w:val="00F3455E"/>
    <w:rsid w:val="00F352C4"/>
    <w:rsid w:val="00F40CCC"/>
    <w:rsid w:val="00F40EF6"/>
    <w:rsid w:val="00F43D38"/>
    <w:rsid w:val="00F43F95"/>
    <w:rsid w:val="00F443F5"/>
    <w:rsid w:val="00F443FF"/>
    <w:rsid w:val="00F450FC"/>
    <w:rsid w:val="00F4732A"/>
    <w:rsid w:val="00F52EFD"/>
    <w:rsid w:val="00F53894"/>
    <w:rsid w:val="00F575B7"/>
    <w:rsid w:val="00F64B77"/>
    <w:rsid w:val="00F6592A"/>
    <w:rsid w:val="00F659F2"/>
    <w:rsid w:val="00F7146B"/>
    <w:rsid w:val="00F72FB3"/>
    <w:rsid w:val="00F74B61"/>
    <w:rsid w:val="00F74E03"/>
    <w:rsid w:val="00F7742C"/>
    <w:rsid w:val="00F77C91"/>
    <w:rsid w:val="00F77E6C"/>
    <w:rsid w:val="00F80620"/>
    <w:rsid w:val="00F81468"/>
    <w:rsid w:val="00F82BBD"/>
    <w:rsid w:val="00F8449F"/>
    <w:rsid w:val="00F86B22"/>
    <w:rsid w:val="00F94578"/>
    <w:rsid w:val="00F94964"/>
    <w:rsid w:val="00F96B91"/>
    <w:rsid w:val="00FA029F"/>
    <w:rsid w:val="00FA168A"/>
    <w:rsid w:val="00FB018B"/>
    <w:rsid w:val="00FB252B"/>
    <w:rsid w:val="00FB5ADA"/>
    <w:rsid w:val="00FB5F5F"/>
    <w:rsid w:val="00FB6073"/>
    <w:rsid w:val="00FC23A4"/>
    <w:rsid w:val="00FC34C9"/>
    <w:rsid w:val="00FD37F9"/>
    <w:rsid w:val="00FD3CA0"/>
    <w:rsid w:val="00FD4372"/>
    <w:rsid w:val="00FD739E"/>
    <w:rsid w:val="00FE1ED0"/>
    <w:rsid w:val="00FE3BC9"/>
    <w:rsid w:val="00FE4468"/>
    <w:rsid w:val="00FE44E7"/>
    <w:rsid w:val="00FF043C"/>
    <w:rsid w:val="00FF09B1"/>
    <w:rsid w:val="00FF4B60"/>
    <w:rsid w:val="00FF5026"/>
    <w:rsid w:val="00FF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DED113"/>
  <w14:defaultImageDpi w14:val="300"/>
  <w15:docId w15:val="{7D03B2A8-A856-412A-9E98-279E10D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51C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128A8"/>
    <w:pPr>
      <w:spacing w:before="100" w:beforeAutospacing="1" w:after="100" w:afterAutospacing="1"/>
    </w:pPr>
    <w:rPr>
      <w:rFonts w:ascii="Times" w:eastAsiaTheme="minorHAnsi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F316BF"/>
    <w:pPr>
      <w:ind w:left="720"/>
      <w:contextualSpacing/>
    </w:pPr>
  </w:style>
  <w:style w:type="table" w:styleId="TableGrid">
    <w:name w:val="Table Grid"/>
    <w:basedOn w:val="TableNormal"/>
    <w:uiPriority w:val="59"/>
    <w:rsid w:val="008E72CF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">
    <w:name w:val="EndNote Bibliography"/>
    <w:basedOn w:val="Normal"/>
    <w:rsid w:val="008E72CF"/>
    <w:pPr>
      <w:jc w:val="both"/>
    </w:pPr>
    <w:rPr>
      <w:rFonts w:ascii="Cambria" w:hAnsi="Cambria"/>
      <w:lang w:val="en-US"/>
    </w:rPr>
  </w:style>
  <w:style w:type="character" w:styleId="Hyperlink">
    <w:name w:val="Hyperlink"/>
    <w:basedOn w:val="DefaultParagraphFont"/>
    <w:uiPriority w:val="99"/>
    <w:unhideWhenUsed/>
    <w:rsid w:val="00AE5E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55B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5B4"/>
    <w:rPr>
      <w:rFonts w:ascii="Lucida Grande" w:hAnsi="Lucida Grande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B70198"/>
    <w:pPr>
      <w:jc w:val="center"/>
    </w:pPr>
    <w:rPr>
      <w:rFonts w:ascii="Cambria" w:hAnsi="Cambria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70198"/>
    <w:rPr>
      <w:rFonts w:ascii="Cambria" w:eastAsia="Times New Roman" w:hAnsi="Cambria" w:cs="Times New Roman"/>
      <w:noProof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C764A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99"/>
    <w:rsid w:val="00A009A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99"/>
    <w:rsid w:val="001744D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A0B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B4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B4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B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B40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https://github.com/bcbio/bcbio-nextgen" TargetMode="Externa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hyperlink" Target="http://hannonlab.cshl.edu/fastx_toolki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ioinformatics.babraham.ac.uk/projects/fastq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D38027-FC2F-4BB7-A3A2-95B698066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14732</TotalTime>
  <Pages>17</Pages>
  <Words>8322</Words>
  <Characters>47442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Dewald Eygelaar</dc:creator>
  <cp:keywords/>
  <dc:description/>
  <cp:lastModifiedBy>Dewald Eygelaar</cp:lastModifiedBy>
  <cp:revision>125</cp:revision>
  <dcterms:created xsi:type="dcterms:W3CDTF">2016-06-15T12:05:00Z</dcterms:created>
  <dcterms:modified xsi:type="dcterms:W3CDTF">2019-03-05T14:51:00Z</dcterms:modified>
</cp:coreProperties>
</file>